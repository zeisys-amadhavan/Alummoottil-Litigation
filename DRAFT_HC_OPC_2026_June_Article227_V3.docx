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F183" w14:textId="77777777" w:rsidR="00E43E9F" w:rsidRPr="003B3DF1" w:rsidRDefault="00E43E9F" w:rsidP="00E43E9F">
      <w:pPr>
        <w:spacing w:line="360" w:lineRule="auto"/>
        <w:jc w:val="center"/>
        <w:rPr>
          <w:rFonts w:ascii="Times New Roman" w:hAnsi="Times New Roman" w:cs="Times New Roman"/>
          <w:sz w:val="36"/>
          <w:szCs w:val="36"/>
        </w:rPr>
      </w:pPr>
      <w:r>
        <w:rPr>
          <w:rFonts w:ascii="Times New Roman" w:hAnsi="Times New Roman" w:cs="Times New Roman"/>
          <w:b/>
          <w:sz w:val="36"/>
          <w:szCs w:val="36"/>
        </w:rPr>
        <w:t>IN THE HON'BLE HIGH COURT OF KERALA AT ERNAKULAM</w:t>
      </w:r>
      <w:r>
        <w:rPr>
          <w:rFonts w:ascii="Times New Roman" w:hAnsi="Times New Roman" w:cs="Times New Roman"/>
          <w:sz w:val="36"/>
          <w:szCs w:val="36"/>
        </w:rPr>
        <w:t xml:space="preserve">. </w:t>
      </w:r>
    </w:p>
    <w:p w14:paraId="5CFEFE2A" w14:textId="77777777" w:rsidR="00E43E9F" w:rsidRPr="003B3DF1" w:rsidRDefault="00E43E9F" w:rsidP="00E43E9F">
      <w:pPr>
        <w:spacing w:line="360" w:lineRule="auto"/>
        <w:jc w:val="center"/>
        <w:rPr>
          <w:rFonts w:ascii="Times New Roman" w:hAnsi="Times New Roman" w:cs="Times New Roman"/>
          <w:sz w:val="36"/>
          <w:szCs w:val="36"/>
        </w:rPr>
      </w:pPr>
    </w:p>
    <w:p w14:paraId="3D69675A" w14:textId="462E8D2C" w:rsidR="00E43E9F" w:rsidRPr="003B3DF1" w:rsidRDefault="00E43E9F" w:rsidP="00E43E9F">
      <w:pPr>
        <w:spacing w:line="360" w:lineRule="auto"/>
        <w:jc w:val="center"/>
        <w:rPr>
          <w:rFonts w:ascii="Times New Roman" w:hAnsi="Times New Roman" w:cs="Times New Roman"/>
          <w:sz w:val="28"/>
          <w:szCs w:val="28"/>
        </w:rPr>
      </w:pPr>
      <w:r>
        <w:rPr>
          <w:rFonts w:ascii="Times New Roman" w:hAnsi="Times New Roman" w:cs="Times New Roman"/>
          <w:sz w:val="28"/>
          <w:szCs w:val="28"/>
        </w:rPr>
        <w:t>O.P.(C) No.              of 2026</w:t>
      </w:r>
    </w:p>
    <w:p w14:paraId="0FAEB639" w14:textId="77777777" w:rsidR="00E43E9F" w:rsidRPr="003B3DF1" w:rsidRDefault="00E43E9F" w:rsidP="00E43E9F">
      <w:pPr>
        <w:spacing w:before="100" w:beforeAutospacing="1" w:after="100" w:afterAutospacing="1" w:line="36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PETITIONER</w:t>
      </w:r>
    </w:p>
    <w:p w14:paraId="3C9169F8" w14:textId="33947AC3"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Anoop </w:t>
      </w:r>
      <w:r>
        <w:rPr>
          <w:rFonts w:ascii="Times New Roman" w:eastAsia="Times New Roman" w:hAnsi="Times New Roman" w:cs="Times New Roman"/>
          <w:sz w:val="28"/>
          <w:szCs w:val="28"/>
        </w:rPr>
        <w:t>Radhakrishnan</w:t>
      </w:r>
      <w:r>
        <w:rPr>
          <w:rFonts w:ascii="Times New Roman" w:eastAsia="Times New Roman" w:hAnsi="Times New Roman" w:cs="Times New Roman"/>
          <w:bCs/>
          <w:sz w:val="28"/>
          <w:szCs w:val="28"/>
        </w:rPr>
        <w:t xml:space="preserve"> Madhavan</w:t>
      </w:r>
      <w:r>
        <w:rPr>
          <w:rFonts w:ascii="Times New Roman" w:eastAsia="Times New Roman" w:hAnsi="Times New Roman" w:cs="Times New Roman"/>
          <w:sz w:val="28"/>
          <w:szCs w:val="28"/>
        </w:rPr>
        <w:t xml:space="preserve">, Aged </w:t>
      </w:r>
      <w:del w:id="0" w:author="Anoop Madhavan" w:date="2026-06-21T23:02:00Z" w16du:dateUtc="2026-06-22T03:02:00Z">
        <w:r>
          <w:rPr>
            <w:rFonts w:ascii="Times New Roman" w:eastAsia="Times New Roman" w:hAnsi="Times New Roman" w:cs="Times New Roman"/>
            <w:sz w:val="28"/>
            <w:szCs w:val="28"/>
          </w:rPr>
          <w:delText xml:space="preserve">49 </w:delText>
        </w:r>
      </w:del>
      <w:ins w:id="1" w:author="Anoop Madhavan" w:date="2026-06-21T23:02:00Z" w16du:dateUtc="2026-06-22T03:02:00Z">
        <w:r>
          <w:rPr>
            <w:rFonts w:ascii="Times New Roman" w:eastAsia="Times New Roman" w:hAnsi="Times New Roman" w:cs="Times New Roman"/>
            <w:sz w:val="28"/>
            <w:szCs w:val="28"/>
          </w:rPr>
          <w:t xml:space="preserve">50 </w:t>
        </w:r>
      </w:ins>
      <w:r>
        <w:rPr>
          <w:rFonts w:ascii="Times New Roman" w:eastAsia="Times New Roman" w:hAnsi="Times New Roman" w:cs="Times New Roman"/>
          <w:sz w:val="28"/>
          <w:szCs w:val="28"/>
        </w:rPr>
        <w:t>years,</w:t>
      </w:r>
      <w:r>
        <w:rPr>
          <w:rFonts w:ascii="Times New Roman" w:eastAsia="Times New Roman" w:hAnsi="Times New Roman" w:cs="Times New Roman"/>
          <w:sz w:val="28"/>
          <w:szCs w:val="28"/>
        </w:rPr>
        <w:br/>
        <w:t>S/o Radhakrishnan Madhavan,</w:t>
      </w:r>
      <w:r>
        <w:rPr>
          <w:rFonts w:ascii="Times New Roman" w:eastAsia="Times New Roman" w:hAnsi="Times New Roman" w:cs="Times New Roman"/>
          <w:sz w:val="28"/>
          <w:szCs w:val="28"/>
        </w:rPr>
        <w:br/>
        <w:t>Residing at 12, TV Road, Chetpet, Chennai – 600031,</w:t>
      </w:r>
      <w:r>
        <w:rPr>
          <w:rFonts w:ascii="Times New Roman" w:eastAsia="Times New Roman" w:hAnsi="Times New Roman" w:cs="Times New Roman"/>
          <w:sz w:val="28"/>
          <w:szCs w:val="28"/>
        </w:rPr>
        <w:br/>
        <w:t>Presently residing at Virginia, United States of America,</w:t>
      </w:r>
      <w:r>
        <w:rPr>
          <w:rFonts w:ascii="Times New Roman" w:eastAsia="Times New Roman" w:hAnsi="Times New Roman" w:cs="Times New Roman"/>
          <w:sz w:val="28"/>
          <w:szCs w:val="28"/>
        </w:rPr>
        <w:br/>
        <w:t>Represented by Power of Attorney Holder,</w:t>
      </w:r>
      <w:r>
        <w:rPr>
          <w:rFonts w:ascii="Times New Roman" w:eastAsia="Times New Roman" w:hAnsi="Times New Roman" w:cs="Times New Roman"/>
          <w:sz w:val="28"/>
          <w:szCs w:val="28"/>
        </w:rPr>
        <w:br/>
      </w:r>
      <w:r>
        <w:rPr>
          <w:rFonts w:ascii="Times New Roman" w:eastAsia="Times New Roman" w:hAnsi="Times New Roman" w:cs="Times New Roman"/>
          <w:bCs/>
          <w:sz w:val="28"/>
          <w:szCs w:val="28"/>
        </w:rPr>
        <w:t>A.G. Kishore</w:t>
      </w:r>
      <w:r>
        <w:rPr>
          <w:rFonts w:ascii="Times New Roman" w:eastAsia="Times New Roman" w:hAnsi="Times New Roman" w:cs="Times New Roman"/>
          <w:sz w:val="28"/>
          <w:szCs w:val="28"/>
        </w:rPr>
        <w:t xml:space="preserve">, Aged </w:t>
      </w:r>
      <w:del w:id="2" w:author="Anoop Madhavan" w:date="2026-06-21T23:03:00Z" w16du:dateUtc="2026-06-22T03:03:00Z">
        <w:r>
          <w:rPr>
            <w:rFonts w:ascii="Times New Roman" w:eastAsia="Times New Roman" w:hAnsi="Times New Roman" w:cs="Times New Roman"/>
            <w:sz w:val="28"/>
            <w:szCs w:val="28"/>
          </w:rPr>
          <w:delText xml:space="preserve">72 </w:delText>
        </w:r>
      </w:del>
      <w:ins w:id="3" w:author="Anoop Madhavan" w:date="2026-06-21T23:03:00Z" w16du:dateUtc="2026-06-22T03:03:00Z">
        <w:r>
          <w:rPr>
            <w:rFonts w:ascii="Times New Roman" w:eastAsia="Times New Roman" w:hAnsi="Times New Roman" w:cs="Times New Roman"/>
            <w:sz w:val="28"/>
            <w:szCs w:val="28"/>
          </w:rPr>
          <w:t xml:space="preserve">73 </w:t>
        </w:r>
      </w:ins>
      <w:r>
        <w:rPr>
          <w:rFonts w:ascii="Times New Roman" w:eastAsia="Times New Roman" w:hAnsi="Times New Roman" w:cs="Times New Roman"/>
          <w:sz w:val="28"/>
          <w:szCs w:val="28"/>
        </w:rPr>
        <w:t>years,</w:t>
      </w:r>
      <w:r>
        <w:rPr>
          <w:rFonts w:ascii="Times New Roman" w:eastAsia="Times New Roman" w:hAnsi="Times New Roman" w:cs="Times New Roman"/>
          <w:sz w:val="28"/>
          <w:szCs w:val="28"/>
        </w:rPr>
        <w:br/>
        <w:t>S/o Late A.K. Gopalan,</w:t>
      </w:r>
      <w:r>
        <w:rPr>
          <w:rFonts w:ascii="Times New Roman" w:eastAsia="Times New Roman" w:hAnsi="Times New Roman" w:cs="Times New Roman"/>
          <w:sz w:val="28"/>
          <w:szCs w:val="28"/>
        </w:rPr>
        <w:br/>
        <w:t>Residing at 12, TV Road, Chetpet, Chennai – 600031.</w:t>
      </w:r>
    </w:p>
    <w:p w14:paraId="319B30F4" w14:textId="77777777" w:rsidR="00E43E9F" w:rsidRPr="003B3DF1" w:rsidRDefault="00E43E9F" w:rsidP="00E43E9F">
      <w:pPr>
        <w:spacing w:before="100" w:beforeAutospacing="1" w:after="100" w:afterAutospacing="1" w:line="360" w:lineRule="auto"/>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RESPONDENTS</w:t>
      </w:r>
    </w:p>
    <w:p w14:paraId="29B1BCA9"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1. Alummoottil Tharavad Trust</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Reg. No. 2/IV/2007,</w:t>
      </w:r>
      <w:r>
        <w:rPr>
          <w:rFonts w:ascii="Times New Roman" w:eastAsia="Times New Roman" w:hAnsi="Times New Roman" w:cs="Times New Roman"/>
          <w:sz w:val="28"/>
          <w:szCs w:val="28"/>
        </w:rPr>
        <w:br/>
        <w:t>Alummoottil House, Haripad, Valiyakuzhi Muri,</w:t>
      </w:r>
      <w:r>
        <w:rPr>
          <w:rFonts w:ascii="Times New Roman" w:eastAsia="Times New Roman" w:hAnsi="Times New Roman" w:cs="Times New Roman"/>
          <w:sz w:val="28"/>
          <w:szCs w:val="28"/>
        </w:rPr>
        <w:br/>
        <w:t>Muttom P.O., Cheppad Village,</w:t>
      </w:r>
      <w:r>
        <w:rPr>
          <w:rFonts w:ascii="Times New Roman" w:eastAsia="Times New Roman" w:hAnsi="Times New Roman" w:cs="Times New Roman"/>
          <w:sz w:val="28"/>
          <w:szCs w:val="28"/>
        </w:rPr>
        <w:br/>
        <w:t>Karthikappally Taluk,</w:t>
      </w:r>
      <w:r>
        <w:rPr>
          <w:rFonts w:ascii="Times New Roman" w:eastAsia="Times New Roman" w:hAnsi="Times New Roman" w:cs="Times New Roman"/>
          <w:sz w:val="28"/>
          <w:szCs w:val="28"/>
        </w:rPr>
        <w:br/>
        <w:t>Alappuzha District – 690511.</w:t>
      </w:r>
    </w:p>
    <w:p w14:paraId="229F65D4"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2. Ramesh Chandran M</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79 years,</w:t>
      </w:r>
      <w:r>
        <w:rPr>
          <w:rFonts w:ascii="Times New Roman" w:eastAsia="Times New Roman" w:hAnsi="Times New Roman" w:cs="Times New Roman"/>
          <w:sz w:val="28"/>
          <w:szCs w:val="28"/>
        </w:rPr>
        <w:br/>
        <w:t>S/o Late T.K. Madhavan,</w:t>
      </w:r>
      <w:r>
        <w:rPr>
          <w:rFonts w:ascii="Times New Roman" w:eastAsia="Times New Roman" w:hAnsi="Times New Roman" w:cs="Times New Roman"/>
          <w:sz w:val="28"/>
          <w:szCs w:val="28"/>
        </w:rPr>
        <w:br/>
        <w:t>House No. XI/738, Alummoottil House,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Thrikkakara Panchayat, Kakkanad P.O.,</w:t>
      </w:r>
      <w:r>
        <w:rPr>
          <w:rFonts w:ascii="Times New Roman" w:eastAsia="Times New Roman" w:hAnsi="Times New Roman" w:cs="Times New Roman"/>
          <w:sz w:val="28"/>
          <w:szCs w:val="28"/>
        </w:rPr>
        <w:br/>
        <w:t>Ernakulam District – 682030.</w:t>
      </w:r>
    </w:p>
    <w:p w14:paraId="581245F7"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3. Sivadasan M</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85 years,</w:t>
      </w:r>
      <w:r>
        <w:rPr>
          <w:rFonts w:ascii="Times New Roman" w:eastAsia="Times New Roman" w:hAnsi="Times New Roman" w:cs="Times New Roman"/>
          <w:sz w:val="28"/>
          <w:szCs w:val="28"/>
        </w:rPr>
        <w:br/>
        <w:t>S/o Late T.K. Madhavan,</w:t>
      </w:r>
      <w:r>
        <w:rPr>
          <w:rFonts w:ascii="Times New Roman" w:eastAsia="Times New Roman" w:hAnsi="Times New Roman" w:cs="Times New Roman"/>
          <w:sz w:val="28"/>
          <w:szCs w:val="28"/>
        </w:rPr>
        <w:br/>
        <w:t>8535 Black Forest Cir,</w:t>
      </w:r>
      <w:r>
        <w:rPr>
          <w:rFonts w:ascii="Times New Roman" w:eastAsia="Times New Roman" w:hAnsi="Times New Roman" w:cs="Times New Roman"/>
          <w:sz w:val="28"/>
          <w:szCs w:val="28"/>
        </w:rPr>
        <w:br/>
        <w:t>Sylvania, Ohio – 43560-8987,</w:t>
      </w:r>
      <w:r>
        <w:rPr>
          <w:rFonts w:ascii="Times New Roman" w:eastAsia="Times New Roman" w:hAnsi="Times New Roman" w:cs="Times New Roman"/>
          <w:sz w:val="28"/>
          <w:szCs w:val="28"/>
        </w:rPr>
        <w:br/>
        <w:t>United States of America.</w:t>
      </w:r>
    </w:p>
    <w:p w14:paraId="5012E74D"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4. Jiji Ramesh</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69 years,</w:t>
      </w:r>
      <w:r>
        <w:rPr>
          <w:rFonts w:ascii="Times New Roman" w:eastAsia="Times New Roman" w:hAnsi="Times New Roman" w:cs="Times New Roman"/>
          <w:sz w:val="28"/>
          <w:szCs w:val="28"/>
        </w:rPr>
        <w:br/>
        <w:t>W/o Ramesh Chandran M,</w:t>
      </w:r>
      <w:r>
        <w:rPr>
          <w:rFonts w:ascii="Times New Roman" w:eastAsia="Times New Roman" w:hAnsi="Times New Roman" w:cs="Times New Roman"/>
          <w:sz w:val="28"/>
          <w:szCs w:val="28"/>
        </w:rPr>
        <w:br/>
        <w:t>House No. XI/738, Thrikkakara Panchayat,</w:t>
      </w:r>
      <w:r>
        <w:rPr>
          <w:rFonts w:ascii="Times New Roman" w:eastAsia="Times New Roman" w:hAnsi="Times New Roman" w:cs="Times New Roman"/>
          <w:sz w:val="28"/>
          <w:szCs w:val="28"/>
        </w:rPr>
        <w:br/>
        <w:t>Kakkanad P.O., Ernakulam District – 682030.</w:t>
      </w:r>
    </w:p>
    <w:p w14:paraId="00405542"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5. Arun B. Unni</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30 years,</w:t>
      </w:r>
      <w:r>
        <w:rPr>
          <w:rFonts w:ascii="Times New Roman" w:eastAsia="Times New Roman" w:hAnsi="Times New Roman" w:cs="Times New Roman"/>
          <w:sz w:val="28"/>
          <w:szCs w:val="28"/>
        </w:rPr>
        <w:br/>
        <w:t>S/o Unni Kolath,</w:t>
      </w:r>
      <w:r>
        <w:rPr>
          <w:rFonts w:ascii="Times New Roman" w:eastAsia="Times New Roman" w:hAnsi="Times New Roman" w:cs="Times New Roman"/>
          <w:sz w:val="28"/>
          <w:szCs w:val="28"/>
        </w:rPr>
        <w:br/>
        <w:t>Karimballoor, Parippally P.O.,</w:t>
      </w:r>
      <w:r>
        <w:rPr>
          <w:rFonts w:ascii="Times New Roman" w:eastAsia="Times New Roman" w:hAnsi="Times New Roman" w:cs="Times New Roman"/>
          <w:sz w:val="28"/>
          <w:szCs w:val="28"/>
        </w:rPr>
        <w:br/>
        <w:t>Kollam District – 691574.</w:t>
      </w:r>
    </w:p>
    <w:p w14:paraId="3F13881D"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6. V. Nandakumar</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55 years,</w:t>
      </w:r>
      <w:r>
        <w:rPr>
          <w:rFonts w:ascii="Times New Roman" w:eastAsia="Times New Roman" w:hAnsi="Times New Roman" w:cs="Times New Roman"/>
          <w:sz w:val="28"/>
          <w:szCs w:val="28"/>
        </w:rPr>
        <w:br/>
        <w:t>Ullipurathu, Muttom P.O., Haripad,</w:t>
      </w:r>
      <w:r>
        <w:rPr>
          <w:rFonts w:ascii="Times New Roman" w:eastAsia="Times New Roman" w:hAnsi="Times New Roman" w:cs="Times New Roman"/>
          <w:sz w:val="28"/>
          <w:szCs w:val="28"/>
        </w:rPr>
        <w:br/>
        <w:t>Alappuzha District – 690511.</w:t>
      </w:r>
    </w:p>
    <w:p w14:paraId="6B5990C8" w14:textId="77777777" w:rsidR="00E43E9F" w:rsidRPr="003B3DF1" w:rsidRDefault="00E43E9F" w:rsidP="00E43E9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7. B. Nadarajan</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Aged 57 years,</w:t>
      </w:r>
      <w:r>
        <w:rPr>
          <w:rFonts w:ascii="Times New Roman" w:eastAsia="Times New Roman" w:hAnsi="Times New Roman" w:cs="Times New Roman"/>
          <w:sz w:val="28"/>
          <w:szCs w:val="28"/>
        </w:rPr>
        <w:br/>
        <w:t>Nadayil Kizhakkathil,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Muttom P.O., Haripad,</w:t>
      </w:r>
      <w:r>
        <w:rPr>
          <w:rFonts w:ascii="Times New Roman" w:eastAsia="Times New Roman" w:hAnsi="Times New Roman" w:cs="Times New Roman"/>
          <w:sz w:val="28"/>
          <w:szCs w:val="28"/>
        </w:rPr>
        <w:br/>
        <w:t>Alappuzha District – 690511.</w:t>
      </w:r>
    </w:p>
    <w:p w14:paraId="6614457C" w14:textId="77777777" w:rsidR="00E43E9F" w:rsidRPr="003B3DF1" w:rsidRDefault="00E43E9F" w:rsidP="00E43E9F">
      <w:pPr>
        <w:pStyle w:val="BodyText"/>
        <w:spacing w:line="360" w:lineRule="auto"/>
        <w:jc w:val="center"/>
        <w:rPr>
          <w:rFonts w:ascii="Times New Roman" w:hAnsi="Times New Roman" w:cs="Times New Roman"/>
          <w:sz w:val="32"/>
          <w:szCs w:val="32"/>
        </w:rPr>
      </w:pPr>
      <w:r>
        <w:rPr>
          <w:rFonts w:ascii="Times New Roman" w:hAnsi="Times New Roman" w:cs="Times New Roman"/>
          <w:b/>
          <w:sz w:val="32"/>
          <w:szCs w:val="32"/>
        </w:rPr>
        <w:t>ORIGINAL PETITION (CIVIL) FILED UNDER ARTICLE 227 OF THE CONSTITUTION OF INDIA</w:t>
      </w:r>
      <w:r>
        <w:rPr>
          <w:rFonts w:ascii="Times New Roman" w:hAnsi="Times New Roman" w:cs="Times New Roman"/>
          <w:sz w:val="32"/>
          <w:szCs w:val="32"/>
        </w:rPr>
        <w:t>.</w:t>
      </w:r>
    </w:p>
    <w:p w14:paraId="32BA9790" w14:textId="77777777" w:rsidR="00E43E9F" w:rsidRPr="003B3DF1" w:rsidRDefault="00E43E9F" w:rsidP="009B5C31">
      <w:pPr>
        <w:pStyle w:val="BodyText2"/>
        <w:rPr>
          <w:sz w:val="28"/>
          <w:szCs w:val="28"/>
        </w:rPr>
      </w:pPr>
      <w:r>
        <w:rPr>
          <w:sz w:val="28"/>
          <w:szCs w:val="28"/>
        </w:rPr>
        <w:t xml:space="preserve"> Address for service of the petitioner is that of his counsel Mr. UNNIKRISHNAN V. ALAPATT</w:t>
      </w:r>
      <w:r w:rsidRPr="009B5C31">
        <w:rPr>
          <w:sz w:val="28"/>
          <w:szCs w:val="28"/>
        </w:rPr>
        <w:t xml:space="preserve"> </w:t>
      </w:r>
      <w:r>
        <w:rPr>
          <w:sz w:val="28"/>
          <w:szCs w:val="28"/>
        </w:rPr>
        <w:t>Advocate, Chamber No.343, KHCAA Chamber Complex, High Court Compound, Kochi-682031 and the Respondents address are shown above.</w:t>
      </w:r>
    </w:p>
    <w:p w14:paraId="3B555045" w14:textId="77777777" w:rsidR="00E43E9F" w:rsidRPr="003B3DF1" w:rsidRDefault="00E43E9F" w:rsidP="00E43E9F">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STATEMENT OF FACTS</w:t>
      </w:r>
    </w:p>
    <w:p w14:paraId="650AF2C4" w14:textId="053BB478" w:rsidR="00FA3DB4" w:rsidRPr="003B3DF1" w:rsidRDefault="00FA3DB4" w:rsidP="00FA3DB4">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petitioner is the plaintiff in O.S. No. 214 of 2025 before the Munsiff’s Court, Haripad. The suit was instituted on 12.06.2025 seeking declaration of beneficiary rights and consequential reliefs concerning the administration and preservation of the Alummoottil Tharavad Trust, constituted under Trust Deed No. 2/IV/2007 dated 04.01.2007. </w:t>
      </w:r>
      <w:r>
        <w:rPr>
          <w:rFonts w:ascii="Times New Roman" w:hAnsi="Times New Roman" w:cs="Times New Roman"/>
          <w:sz w:val="28"/>
          <w:szCs w:val="28"/>
        </w:rPr>
        <w:t xml:space="preserve">The 1st respondent is the Alummoottil Tharavad Trust, constituted under Trust Deed No. 2/IV/2007, and respondents 2 and 3 are its principal trustees who exercise management and control over the trust properties and affairs. Respondents 4 to 7 are persons acting under or in association with the managing trustee in matters relating to the administration, renovation and proposed commercial utilisation of the trust property. </w:t>
      </w:r>
      <w:r>
        <w:rPr>
          <w:rFonts w:ascii="Times New Roman" w:eastAsia="Times New Roman" w:hAnsi="Times New Roman" w:cs="Times New Roman"/>
          <w:sz w:val="28"/>
          <w:szCs w:val="28"/>
        </w:rPr>
        <w:t xml:space="preserve">True copy of the plaint in O.S. No. 214 of 2025 before the </w:t>
      </w:r>
      <w:proofErr w:type="spellStart"/>
      <w:r>
        <w:rPr>
          <w:rFonts w:ascii="Times New Roman" w:eastAsia="Times New Roman" w:hAnsi="Times New Roman" w:cs="Times New Roman"/>
          <w:sz w:val="28"/>
          <w:szCs w:val="28"/>
        </w:rPr>
        <w:t>Munsiff’s</w:t>
      </w:r>
      <w:proofErr w:type="spellEnd"/>
      <w:r>
        <w:rPr>
          <w:rFonts w:ascii="Times New Roman" w:eastAsia="Times New Roman" w:hAnsi="Times New Roman" w:cs="Times New Roman"/>
          <w:sz w:val="28"/>
          <w:szCs w:val="28"/>
        </w:rPr>
        <w:t xml:space="preserve"> Court, Haripad is produced herewith and marked as </w:t>
      </w:r>
      <w:r>
        <w:rPr>
          <w:rFonts w:ascii="Times New Roman" w:eastAsia="Times New Roman" w:hAnsi="Times New Roman" w:cs="Times New Roman"/>
          <w:b/>
          <w:sz w:val="28"/>
          <w:szCs w:val="28"/>
          <w:u w:val="single"/>
        </w:rPr>
        <w:t>Exhibit P1</w:t>
      </w:r>
      <w:r>
        <w:rPr>
          <w:rFonts w:ascii="Times New Roman" w:eastAsia="Times New Roman" w:hAnsi="Times New Roman" w:cs="Times New Roman"/>
          <w:sz w:val="28"/>
          <w:szCs w:val="28"/>
        </w:rPr>
        <w:t>. The petitioner is the grandson of Alummoottil Chellamma Channathy and a beneficiary as her lineal descendant, within the class recognised in the recital on page 3</w:t>
      </w:r>
      <w:ins w:id="4" w:author="Anoop Madhavan" w:date="2026-06-21T23:37:00Z" w16du:dateUtc="2026-06-22T03:37:00Z">
        <w:r>
          <w:rPr>
            <w:rFonts w:ascii="Times New Roman" w:eastAsia="Times New Roman" w:hAnsi="Times New Roman" w:cs="Times New Roman"/>
            <w:sz w:val="28"/>
            <w:szCs w:val="28"/>
          </w:rPr>
          <w:t xml:space="preserve"> clause 5</w:t>
        </w:r>
      </w:ins>
      <w:r>
        <w:rPr>
          <w:rFonts w:ascii="Times New Roman" w:eastAsia="Times New Roman" w:hAnsi="Times New Roman" w:cs="Times New Roman"/>
          <w:sz w:val="28"/>
          <w:szCs w:val="28"/>
        </w:rPr>
        <w:t xml:space="preserve"> of the 2007 Trust Deed. The plaint narrates in detail the petitioner’s legal status, prior contributions to the trust, and the long-standing denial of access to trust documents, accounts and property.</w:t>
      </w:r>
    </w:p>
    <w:p w14:paraId="7010407D" w14:textId="796B4261" w:rsidR="00FA3DB4" w:rsidRPr="003B3DF1" w:rsidRDefault="00FA3DB4" w:rsidP="00FA3DB4">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Between 2007 till date, the trustees did not furnish a single statement of accounts to the petitioner despite repeated written requests dated 03.10.2024, 28.10.2024 and 05.12.2024. </w:t>
      </w:r>
      <w:del w:id="5" w:author="Anoop Madhavan" w:date="2026-06-21T23:37:00Z" w16du:dateUtc="2026-06-22T03:37:00Z">
        <w:r>
          <w:rPr>
            <w:rFonts w:ascii="Times New Roman" w:eastAsia="Times New Roman" w:hAnsi="Times New Roman" w:cs="Times New Roman"/>
            <w:sz w:val="28"/>
            <w:szCs w:val="28"/>
          </w:rPr>
          <w:delText xml:space="preserve">Notwithstanding the trust’s obligation to maintain and render accounts, the trustees failed to disclose any ledger, bank statement, audit record or financial details. </w:delText>
        </w:r>
      </w:del>
      <w:ins w:id="6" w:author="Anoop Madhavan" w:date="2026-06-21T23:37:00Z" w16du:dateUtc="2026-06-22T03:37:00Z">
        <w:r>
          <w:rPr>
            <w:rFonts w:ascii="Times New Roman" w:eastAsia="Times New Roman" w:hAnsi="Times New Roman" w:cs="Times New Roman"/>
            <w:sz w:val="28"/>
            <w:szCs w:val="28"/>
          </w:rPr>
          <w:t xml:space="preserve">The Trust Deed itself casts an express duty on the Managing Trustee to maintain the accounts and records of the Trust, and the Indian Trusts Act, 1882 independently requires the same. Notwithstanding this dual obligation — under the Trust Deed and under statute — the trustees failed to disclose any ledger, bank statement, audit record or financial detail to the petitioner. </w:t>
        </w:r>
      </w:ins>
      <w:r>
        <w:rPr>
          <w:rFonts w:ascii="Times New Roman" w:eastAsia="Times New Roman" w:hAnsi="Times New Roman" w:cs="Times New Roman"/>
          <w:sz w:val="28"/>
          <w:szCs w:val="28"/>
        </w:rPr>
        <w:t xml:space="preserve">The petitioner was compelled to file I.A. No. 5 of 2025 seeking production of accounts from 2007 onwards. True copy of the I.A. No. 5 of 2025 in O.S. No. 214 of 2025 dated </w:t>
      </w:r>
      <w:ins w:id="7" w:author="Claude" w:date="2026-06-22T00:00:00Z">
        <w:r>
          <w:rPr>
            <w:rFonts w:ascii="Times New Roman" w:eastAsia="Times New Roman" w:hAnsi="Times New Roman" w:cs="Times New Roman"/>
            <w:sz w:val="28"/>
            <w:szCs w:val="28"/>
          </w:rPr>
          <w:t>08.10.2025</w:t>
        </w:r>
      </w:ins>
      <w:r>
        <w:rPr>
          <w:rFonts w:ascii="Times New Roman" w:eastAsia="Times New Roman" w:hAnsi="Times New Roman" w:cs="Times New Roman"/>
          <w:sz w:val="28"/>
          <w:szCs w:val="28"/>
        </w:rPr>
        <w:t xml:space="preserve"> before the </w:t>
      </w:r>
      <w:proofErr w:type="spellStart"/>
      <w:r>
        <w:rPr>
          <w:rFonts w:ascii="Times New Roman" w:eastAsia="Times New Roman" w:hAnsi="Times New Roman" w:cs="Times New Roman"/>
          <w:sz w:val="28"/>
          <w:szCs w:val="28"/>
        </w:rPr>
        <w:t>Munsiff’s</w:t>
      </w:r>
      <w:proofErr w:type="spellEnd"/>
      <w:r>
        <w:rPr>
          <w:rFonts w:ascii="Times New Roman" w:eastAsia="Times New Roman" w:hAnsi="Times New Roman" w:cs="Times New Roman"/>
          <w:sz w:val="28"/>
          <w:szCs w:val="28"/>
        </w:rPr>
        <w:t xml:space="preserve"> Court, Haripad is produced herewith and marked as </w:t>
      </w:r>
      <w:r>
        <w:rPr>
          <w:rFonts w:ascii="Times New Roman" w:eastAsia="Times New Roman" w:hAnsi="Times New Roman" w:cs="Times New Roman"/>
          <w:b/>
          <w:sz w:val="28"/>
          <w:szCs w:val="28"/>
          <w:u w:val="single"/>
        </w:rPr>
        <w:t>Exhibit P2</w:t>
      </w:r>
      <w:r>
        <w:rPr>
          <w:rFonts w:ascii="Times New Roman" w:eastAsia="Times New Roman" w:hAnsi="Times New Roman" w:cs="Times New Roman"/>
          <w:sz w:val="28"/>
          <w:szCs w:val="28"/>
        </w:rPr>
        <w:t>.</w:t>
      </w:r>
    </w:p>
    <w:p w14:paraId="5F3DE870" w14:textId="415BD87D" w:rsidR="00FA3DB4" w:rsidRDefault="00FA3DB4" w:rsidP="00FA3DB4">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Serious concerns also arose regarding concealment of trust documents. Trust Deed No. 2/IV/2007 was never voluntarily disclosed to the petitioner. More seriously, the trustees executed Amendment Deeds in 2022 and 2024 without any notice to the petitioner even while asserting before the trial court in O.S. No. 243 of 2024 that the Trust was created by Amendment </w:t>
      </w:r>
      <w:ins w:id="8" w:author="Claude" w:date="2026-06-22T00:00:00Z">
        <w:r>
          <w:rPr>
            <w:rFonts w:ascii="Times New Roman" w:eastAsia="Times New Roman" w:hAnsi="Times New Roman" w:cs="Times New Roman"/>
            <w:sz w:val="28"/>
            <w:szCs w:val="28"/>
          </w:rPr>
          <w:t>Deed</w:t>
        </w:r>
      </w:ins>
      <w:r>
        <w:rPr>
          <w:rFonts w:ascii="Times New Roman" w:eastAsia="Times New Roman" w:hAnsi="Times New Roman" w:cs="Times New Roman"/>
          <w:sz w:val="28"/>
          <w:szCs w:val="28"/>
        </w:rPr>
        <w:t xml:space="preserve"> of 2024. The trustees concealed the foundational 2007 Trust Deed from the Munsiff in that suit. The petitioner was forced to approach this Hon’ble Court in WP(C) No. 31247/2025 to obtain a certified copy of the Trust Deed from the Sub</w:t>
      </w:r>
      <w:ins w:id="9" w:author="Claude" w:date="2026-06-22T00:00:00Z">
        <w:r>
          <w:rPr>
            <w:rFonts w:ascii="Times New Roman" w:eastAsia="Times New Roman" w:hAnsi="Times New Roman" w:cs="Times New Roman"/>
            <w:sz w:val="28"/>
            <w:szCs w:val="28"/>
          </w:rPr>
          <w:t>-</w:t>
        </w:r>
      </w:ins>
      <w:r>
        <w:rPr>
          <w:rFonts w:ascii="Times New Roman" w:eastAsia="Times New Roman" w:hAnsi="Times New Roman" w:cs="Times New Roman"/>
          <w:sz w:val="28"/>
          <w:szCs w:val="28"/>
        </w:rPr>
        <w:t>Registrar, Cheppad.</w:t>
      </w:r>
    </w:p>
    <w:p w14:paraId="7AE1B589" w14:textId="11B64CFB" w:rsidR="00E43E9F" w:rsidRDefault="00E43E9F" w:rsidP="00FA3DB4">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Since I.A.No.5/2025 along with I.A.Nos.2 and 9 of 2025 remained pending without disposal, the petitioner approached this Hon'ble Court by filing O.P.(C) No.3278/2025. By judgment dated 15.01.2026, this Hon'ble Court directed the Munsiff Court, Haripad to take up and dispose of I.A.Nos.2, 5 and 9 of 2025 within three months. </w:t>
      </w:r>
      <w:del w:id="10" w:author="Anoop Madhavan" w:date="2026-06-21T23:38:00Z" w16du:dateUtc="2026-06-22T03:38:00Z">
        <w:r>
          <w:rPr>
            <w:rFonts w:ascii="Times New Roman" w:eastAsia="Times New Roman" w:hAnsi="Times New Roman" w:cs="Times New Roman"/>
            <w:sz w:val="28"/>
            <w:szCs w:val="28"/>
          </w:rPr>
          <w:delText xml:space="preserve">Pursuant to the above proceedings, the 2nd respondent filed an affidavit dated 16.02.2026 in I.A.No.5/2025. In the said affidavit, the respondents specifically contended that no books of account were maintained by the Trust from 2007 to 2024; no balance sheets, income and expenditure accounts or receipt and payment accounts were prepared; no audits were conducted; and that the documents sought by the petitioner were not available for production before Court. The respondents further asserted that they were unable to produce the documents demanded in I.A.No.5/2025. </w:delText>
        </w:r>
      </w:del>
      <w:ins w:id="11" w:author="Anoop Madhavan" w:date="2026-06-21T23:49:00Z" w16du:dateUtc="2026-06-22T03:49:00Z">
        <w:r>
          <w:rPr>
            <w:rFonts w:ascii="Times New Roman" w:eastAsia="Times New Roman" w:hAnsi="Times New Roman" w:cs="Times New Roman"/>
            <w:sz w:val="28"/>
            <w:szCs w:val="28"/>
          </w:rPr>
          <w:t xml:space="preserve">In a sworn affidavit dated 16.02.2026 in I.A.No.5/2025, the 2nd respondent, as Managing Trustee and on his personal knowledge, confined his plea of dormancy to FY 2007–2024, swearing that "no books of account were maintained, and no financial </w:t>
        </w:r>
        <w:r>
          <w:rPr>
            <w:rFonts w:ascii="Times New Roman" w:eastAsia="Times New Roman" w:hAnsi="Times New Roman" w:cs="Times New Roman"/>
            <w:sz w:val="28"/>
            <w:szCs w:val="28"/>
          </w:rPr>
          <w:lastRenderedPageBreak/>
          <w:t xml:space="preserve">statements ... were prepared or audited for the said period" and that the Trust "operated as a dormant entity ... except Settlement of Land and buildings to the trust." As to the documents demanded — extending to FY 2025–26 — he </w:t>
        </w:r>
      </w:ins>
      <w:ins w:id="12" w:author="Anoop Madhavan" w:date="2026-06-22T21:59:00Z" w16du:dateUtc="2026-06-23T01:59:00Z">
        <w:r w:rsidR="009B5C31">
          <w:rPr>
            <w:rFonts w:ascii="Times New Roman" w:eastAsia="Times New Roman" w:hAnsi="Times New Roman" w:cs="Times New Roman"/>
            <w:sz w:val="28"/>
            <w:szCs w:val="28"/>
          </w:rPr>
          <w:t>swore</w:t>
        </w:r>
      </w:ins>
      <w:ins w:id="13" w:author="Anoop Madhavan" w:date="2026-06-21T23:49:00Z" w16du:dateUtc="2026-06-22T03:49:00Z">
        <w:r>
          <w:rPr>
            <w:rFonts w:ascii="Times New Roman" w:eastAsia="Times New Roman" w:hAnsi="Times New Roman" w:cs="Times New Roman"/>
            <w:sz w:val="28"/>
            <w:szCs w:val="28"/>
          </w:rPr>
          <w:t xml:space="preserve"> that they were "not available for production before the court," while </w:t>
        </w:r>
      </w:ins>
      <w:ins w:id="14" w:author="Anoop Madhavan" w:date="2026-06-22T22:00:00Z" w16du:dateUtc="2026-06-23T02:00:00Z">
        <w:r w:rsidR="009B5C31">
          <w:rPr>
            <w:rFonts w:ascii="Times New Roman" w:eastAsia="Times New Roman" w:hAnsi="Times New Roman" w:cs="Times New Roman"/>
            <w:sz w:val="28"/>
            <w:szCs w:val="28"/>
          </w:rPr>
          <w:t>asserting</w:t>
        </w:r>
      </w:ins>
      <w:ins w:id="15" w:author="Anoop Madhavan" w:date="2026-06-21T23:49:00Z" w16du:dateUtc="2026-06-22T03:49:00Z">
        <w:r>
          <w:rPr>
            <w:rFonts w:ascii="Times New Roman" w:eastAsia="Times New Roman" w:hAnsi="Times New Roman" w:cs="Times New Roman"/>
            <w:sz w:val="28"/>
            <w:szCs w:val="28"/>
          </w:rPr>
          <w:t xml:space="preserve"> that "no part of it is false, and nothing material has been concealed." </w:t>
        </w:r>
      </w:ins>
      <w:r>
        <w:rPr>
          <w:rFonts w:ascii="Times New Roman" w:eastAsia="Times New Roman" w:hAnsi="Times New Roman" w:cs="Times New Roman"/>
          <w:sz w:val="28"/>
          <w:szCs w:val="28"/>
        </w:rPr>
        <w:t xml:space="preserve">True copy of the affidavit dated 16.02.2026 in I.A.No.5/2025 in O.S. No. 214 of 2025 before the Munsiff’s Court, Haripad filed by the 2nd respondent is produced herewith and marked as </w:t>
      </w:r>
      <w:r>
        <w:rPr>
          <w:rFonts w:ascii="Times New Roman" w:eastAsia="Times New Roman" w:hAnsi="Times New Roman" w:cs="Times New Roman"/>
          <w:b/>
          <w:bCs/>
          <w:sz w:val="28"/>
          <w:szCs w:val="28"/>
          <w:u w:val="single"/>
        </w:rPr>
        <w:t>Exhibit P3</w:t>
      </w:r>
      <w:r>
        <w:rPr>
          <w:rFonts w:ascii="Times New Roman" w:eastAsia="Times New Roman" w:hAnsi="Times New Roman" w:cs="Times New Roman"/>
          <w:b/>
          <w:sz w:val="28"/>
          <w:szCs w:val="28"/>
          <w:u w:val="single"/>
        </w:rPr>
        <w:t>.</w:t>
      </w:r>
      <w:r>
        <w:rPr>
          <w:rFonts w:ascii="Times New Roman" w:eastAsia="Times New Roman" w:hAnsi="Times New Roman" w:cs="Times New Roman"/>
          <w:sz w:val="28"/>
          <w:szCs w:val="28"/>
        </w:rPr>
        <w:t xml:space="preserve"> </w:t>
      </w:r>
    </w:p>
    <w:p w14:paraId="3FFE423B" w14:textId="5C1B5D1A" w:rsidR="00E43E9F" w:rsidRPr="00FF28BC" w:rsidRDefault="00E43E9F" w:rsidP="00FF28BC">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However, in the very same affidavit, the respondents admitted the existence of trust resolutions, settlement of trust properties, renovation and reconstruction activities carried out in relation to trust properties and operation of a bank account in the name of the Trust. The respondents further relied upon resolutions allegedly passed by the trustees authorising extensive renovation, reconstruction and expenditure in relation to trust </w:t>
      </w:r>
      <w:r w:rsidRPr="009B5C31">
        <w:rPr>
          <w:rFonts w:ascii="Times New Roman" w:eastAsia="Times New Roman" w:hAnsi="Times New Roman" w:cs="Times New Roman"/>
          <w:sz w:val="28"/>
          <w:szCs w:val="28"/>
        </w:rPr>
        <w:t xml:space="preserve">properties. </w:t>
      </w:r>
      <w:ins w:id="16" w:author="Anoop Madhavan" w:date="2026-06-21T23:52:00Z" w16du:dateUtc="2026-06-22T03:52:00Z">
        <w:r w:rsidRPr="009B5C31">
          <w:rPr>
            <w:rFonts w:ascii="Times New Roman" w:hAnsi="Times New Roman" w:cs="Times New Roman"/>
            <w:color w:val="FFFFFF"/>
            <w:sz w:val="28"/>
            <w:szCs w:val="28"/>
          </w:rPr>
          <w:t>These admissions, appearing in the very affidavit sworn to establish the absence of records, are irreconcilable with the sworn plea of non-availability and themselves disclosed, on the face of a single document, the existence of records relating to the affairs and administration of the Trust warranting detailed judicial scrutiny.</w:t>
        </w:r>
      </w:ins>
      <w:del w:id="17" w:author="Anoop Madhavan" w:date="2026-06-21T23:52:00Z" w16du:dateUtc="2026-06-22T03:52:00Z">
        <w:r>
          <w:rPr>
            <w:rFonts w:ascii="Times New Roman" w:eastAsia="Times New Roman" w:hAnsi="Times New Roman" w:cs="Times New Roman"/>
            <w:sz w:val="28"/>
            <w:szCs w:val="28"/>
          </w:rPr>
          <w:delText xml:space="preserve">These admissions themselves disclosed the existence of records relating to the affairs and administration of the Trust and warranted detailed judicial scrutiny. </w:delText>
        </w:r>
      </w:del>
    </w:p>
    <w:p w14:paraId="5A645316" w14:textId="43D02FE2" w:rsidR="00E43E9F" w:rsidRPr="00E43E9F" w:rsidRDefault="00E43E9F" w:rsidP="00E43E9F">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learned Munsiff, by order dated 04.03.2026, disposed of I.A.No.5/2025 merely observing that the 2nd respondent had filed an affidavit and that the petition stood closed in the light of the affidavit. No finding whatsoever was rendered regarding the petitioner’s entitlement to the records sought, the obligations of the trustees, the correctness of the explanation offered by the respondents or the relevance of the documents sought in the suit. True copy of the order dated 04.03.2026 in </w:t>
      </w:r>
      <w:r>
        <w:rPr>
          <w:rFonts w:ascii="Times New Roman" w:eastAsia="Times New Roman" w:hAnsi="Times New Roman" w:cs="Times New Roman"/>
          <w:sz w:val="28"/>
          <w:szCs w:val="28"/>
        </w:rPr>
        <w:lastRenderedPageBreak/>
        <w:t xml:space="preserve">I.A.No.5/2025 in O.S. No. 214 of 2025 before the Munsiff’s Court, Haripad is produced herewith and marked as </w:t>
      </w:r>
      <w:r>
        <w:rPr>
          <w:rFonts w:ascii="Times New Roman" w:eastAsia="Times New Roman" w:hAnsi="Times New Roman" w:cs="Times New Roman"/>
          <w:b/>
          <w:bCs/>
          <w:sz w:val="28"/>
          <w:szCs w:val="28"/>
          <w:u w:val="single"/>
        </w:rPr>
        <w:t>Exhibit P4</w:t>
      </w:r>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p>
    <w:p w14:paraId="55D4681B" w14:textId="77777777" w:rsidR="00E43E9F" w:rsidRPr="00E43E9F" w:rsidRDefault="00E43E9F" w:rsidP="00E43E9F">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impugned order effectively accepted the respondents’ assertion regarding non-availability of documents without any adjudication of the issues raised by the petitioner. The learned Munsiff failed to consider whether the respondents were legally bound to maintain records relating to the affairs of the Trust and whether the explanation offered by the respondents was sufficient in law. </w:t>
      </w:r>
    </w:p>
    <w:p w14:paraId="73F8546B" w14:textId="3BDAB4FA" w:rsidR="00DB0B43" w:rsidRPr="00E43E9F" w:rsidRDefault="00E43E9F" w:rsidP="003A32A6">
      <w:pPr>
        <w:numPr>
          <w:ilvl w:val="0"/>
          <w:numId w:val="7"/>
        </w:numPr>
        <w:spacing w:before="100" w:beforeAutospacing="1" w:after="100" w:afterAutospacing="1" w:line="360" w:lineRule="auto"/>
        <w:jc w:val="both"/>
        <w:rPr>
          <w:ins w:id="18" w:author="Anoop Madhavan" w:date="2026-06-21T23:58:00Z" w16du:dateUtc="2026-06-22T03:58:00Z"/>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Since the respondents had taken a stand that no records were available and since the petitioner apprehended suppression of material documents, the petitioner was constrained to file I.A.No.6/2026 under Order XI Rules 12 and 14 of the Code of Civil Procedure seeking discovery on oath and production of documents relating to the affairs and administration of the Trust. True copy of I.A.No.6/2026 in O.S. No. 214 of 2025 before the </w:t>
      </w:r>
      <w:r w:rsidRPr="009B5C31">
        <w:rPr>
          <w:rFonts w:ascii="Times New Roman" w:eastAsia="Times New Roman" w:hAnsi="Times New Roman" w:cs="Times New Roman"/>
          <w:sz w:val="28"/>
          <w:szCs w:val="28"/>
        </w:rPr>
        <w:t xml:space="preserve">Munsiff’s Court, Haripad is produced herewith and marked as </w:t>
      </w:r>
      <w:r w:rsidRPr="009B5C31">
        <w:rPr>
          <w:rFonts w:ascii="Times New Roman" w:eastAsia="Times New Roman" w:hAnsi="Times New Roman" w:cs="Times New Roman"/>
          <w:sz w:val="28"/>
          <w:szCs w:val="28"/>
          <w:u w:val="single"/>
        </w:rPr>
        <w:t>Exhibit P5</w:t>
      </w:r>
      <w:ins w:id="19" w:author="Anoop Madhavan" w:date="2026-06-21T23:59:00Z" w16du:dateUtc="2026-06-22T03:59:00Z">
        <w:r w:rsidRPr="009B5C31">
          <w:rPr>
            <w:rFonts w:ascii="Times New Roman" w:eastAsia="Times New Roman" w:hAnsi="Times New Roman" w:cs="Times New Roman"/>
            <w:sz w:val="28"/>
            <w:szCs w:val="28"/>
            <w:u w:val="single"/>
          </w:rPr>
          <w:t xml:space="preserve">. </w:t>
        </w:r>
        <w:proofErr w:type="spellStart"/>
        <w:proofErr w:type="gramStart"/>
        <w:r w:rsidRPr="009B5C31">
          <w:rPr>
            <w:rFonts w:ascii="Times New Roman" w:hAnsi="Times New Roman" w:cs="Times New Roman"/>
            <w:color w:val="FFFFFF"/>
            <w:sz w:val="28"/>
            <w:szCs w:val="28"/>
          </w:rPr>
          <w:t>Should</w:t>
        </w:r>
      </w:ins>
      <w:ins w:id="20" w:author="Anoop Madhavan" w:date="2026-06-22T22:00:00Z" w16du:dateUtc="2026-06-23T02:00:00Z">
        <w:r w:rsidR="009B5C31" w:rsidRPr="009B5C31">
          <w:rPr>
            <w:rFonts w:ascii="Times New Roman" w:hAnsi="Times New Roman" w:cs="Times New Roman"/>
            <w:color w:val="FFFFFF"/>
            <w:sz w:val="28"/>
            <w:szCs w:val="28"/>
          </w:rPr>
          <w:t>’nt</w:t>
        </w:r>
      </w:ins>
      <w:proofErr w:type="spellEnd"/>
      <w:proofErr w:type="gramEnd"/>
      <w:ins w:id="21" w:author="Anoop Madhavan" w:date="2026-06-21T23:59:00Z" w16du:dateUtc="2026-06-22T03:59:00Z">
        <w:r w:rsidRPr="009B5C31">
          <w:rPr>
            <w:rFonts w:ascii="Times New Roman" w:hAnsi="Times New Roman" w:cs="Times New Roman"/>
            <w:color w:val="FFFFFF"/>
            <w:sz w:val="28"/>
            <w:szCs w:val="28"/>
          </w:rPr>
          <w:t xml:space="preserve"> we plead that </w:t>
        </w:r>
      </w:ins>
      <w:ins w:id="22" w:author="Anoop Madhavan" w:date="2026-06-22T22:01:00Z" w16du:dateUtc="2026-06-23T02:01:00Z">
        <w:r w:rsidR="009B5C31" w:rsidRPr="009B5C31">
          <w:rPr>
            <w:rFonts w:ascii="Times New Roman" w:hAnsi="Times New Roman" w:cs="Times New Roman"/>
            <w:color w:val="FFFFFF"/>
            <w:sz w:val="28"/>
            <w:szCs w:val="28"/>
          </w:rPr>
          <w:t>our 13.03.2026 rejoinder</w:t>
        </w:r>
      </w:ins>
      <w:ins w:id="23" w:author="Anoop Madhavan" w:date="2026-06-21T23:59:00Z" w16du:dateUtc="2026-06-22T03:59:00Z">
        <w:r w:rsidRPr="009B5C31">
          <w:rPr>
            <w:rFonts w:ascii="Times New Roman" w:hAnsi="Times New Roman" w:cs="Times New Roman"/>
            <w:color w:val="FFFFFF"/>
            <w:sz w:val="28"/>
            <w:szCs w:val="28"/>
          </w:rPr>
          <w:t xml:space="preserve"> placed the respondents' sworn contradictions on record yet the order stands </w:t>
        </w:r>
        <w:proofErr w:type="spellStart"/>
        <w:r w:rsidRPr="009B5C31">
          <w:rPr>
            <w:rFonts w:ascii="Times New Roman" w:hAnsi="Times New Roman" w:cs="Times New Roman"/>
            <w:color w:val="FFFFFF"/>
            <w:sz w:val="28"/>
            <w:szCs w:val="28"/>
          </w:rPr>
          <w:t>unreconsidered</w:t>
        </w:r>
        <w:proofErr w:type="spellEnd"/>
        <w:r w:rsidRPr="009B5C31">
          <w:rPr>
            <w:rFonts w:ascii="Times New Roman" w:hAnsi="Times New Roman" w:cs="Times New Roman"/>
            <w:color w:val="FFFFFF"/>
            <w:sz w:val="28"/>
            <w:szCs w:val="28"/>
          </w:rPr>
          <w:t>?</w:t>
        </w:r>
      </w:ins>
    </w:p>
    <w:p w14:paraId="0762F5E9" w14:textId="78439319" w:rsidR="00E43E9F" w:rsidRPr="00DB0B43" w:rsidRDefault="00E43E9F" w:rsidP="003A32A6">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Subsequently, the respondents themselves filed an application (I.A. No. 7/2026</w:t>
      </w:r>
      <w:ins w:id="24" w:author="Anoop Madhavan" w:date="2026-06-21T23:10:00Z" w16du:dateUtc="2026-06-22T03:10:00Z">
        <w:r>
          <w:rPr>
            <w:rFonts w:ascii="Times New Roman" w:eastAsia="Times New Roman" w:hAnsi="Times New Roman" w:cs="Times New Roman"/>
            <w:sz w:val="28"/>
            <w:szCs w:val="28"/>
          </w:rPr>
          <w:t xml:space="preserve">) </w:t>
        </w:r>
      </w:ins>
      <w:r>
        <w:rPr>
          <w:rFonts w:ascii="Times New Roman" w:eastAsia="Times New Roman" w:hAnsi="Times New Roman" w:cs="Times New Roman"/>
          <w:sz w:val="28"/>
          <w:szCs w:val="28"/>
        </w:rPr>
        <w:t xml:space="preserve">before the trial court seeking acceptance of documents in evidence. In the said application, the respondents disclosed the existence of several records including nomination records relating to beneficiaries, resolutions passed by the trustees, original minutes book of the Trust, lease deed executed on 27.10.2025 in favour of Sree Moolavasam Wellness &amp; Leisure Retreats Pvt. Ltd. and bank statements relating to the Trust account maintained with Federal Bank. True copy of the said </w:t>
      </w:r>
      <w:ins w:id="25" w:author="Anoop Madhavan" w:date="2026-06-22T00:59:00Z" w16du:dateUtc="2026-06-22T04:59:00Z">
        <w:r>
          <w:rPr>
            <w:rFonts w:ascii="Times New Roman" w:eastAsia="Times New Roman" w:hAnsi="Times New Roman" w:cs="Times New Roman"/>
            <w:sz w:val="28"/>
            <w:szCs w:val="28"/>
          </w:rPr>
          <w:t xml:space="preserve">application dated 18.05.2026 filed by respondents 1 and 2 as </w:t>
        </w:r>
      </w:ins>
      <w:r>
        <w:rPr>
          <w:rFonts w:ascii="Times New Roman" w:eastAsia="Times New Roman" w:hAnsi="Times New Roman" w:cs="Times New Roman"/>
          <w:sz w:val="28"/>
          <w:szCs w:val="28"/>
        </w:rPr>
        <w:t xml:space="preserve">I.A.No.7/2026 in O.S. No. 214 of 2025 before the Munsiff’s Court, Haripad is produced herewith and marked as </w:t>
      </w:r>
      <w:r>
        <w:rPr>
          <w:rFonts w:ascii="Times New Roman" w:eastAsia="Times New Roman" w:hAnsi="Times New Roman" w:cs="Times New Roman"/>
          <w:b/>
          <w:bCs/>
          <w:sz w:val="28"/>
          <w:szCs w:val="28"/>
          <w:u w:val="single"/>
        </w:rPr>
        <w:t>Exhibit P6</w:t>
      </w:r>
      <w:r>
        <w:rPr>
          <w:rFonts w:ascii="Times New Roman" w:eastAsia="Times New Roman" w:hAnsi="Times New Roman" w:cs="Times New Roman"/>
          <w:sz w:val="28"/>
          <w:szCs w:val="28"/>
        </w:rPr>
        <w:t xml:space="preserve">. </w:t>
      </w:r>
    </w:p>
    <w:p w14:paraId="7A80A423" w14:textId="641B400D" w:rsidR="00E43E9F" w:rsidRPr="00E43E9F" w:rsidRDefault="00E43E9F" w:rsidP="00E43E9F">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subsequent application filed by the respondents clearly demonstrates that substantial records relating to the affairs and administration of the Trust were in existence and available with the respondents. The stand taken by the respondents in Exhibit </w:t>
      </w:r>
      <w:del w:id="26" w:author="Anoop Madhavan" w:date="2026-06-21T23:56:00Z" w16du:dateUtc="2026-06-22T03:56:00Z">
        <w:r>
          <w:rPr>
            <w:rFonts w:ascii="Times New Roman" w:eastAsia="Times New Roman" w:hAnsi="Times New Roman" w:cs="Times New Roman"/>
            <w:sz w:val="28"/>
            <w:szCs w:val="28"/>
          </w:rPr>
          <w:delText xml:space="preserve">P4 </w:delText>
        </w:r>
      </w:del>
      <w:ins w:id="27" w:author="Anoop Madhavan" w:date="2026-06-21T23:56:00Z" w16du:dateUtc="2026-06-22T03:56:00Z">
        <w:r>
          <w:rPr>
            <w:rFonts w:ascii="Times New Roman" w:eastAsia="Times New Roman" w:hAnsi="Times New Roman" w:cs="Times New Roman"/>
            <w:sz w:val="28"/>
            <w:szCs w:val="28"/>
          </w:rPr>
          <w:t xml:space="preserve">P3 </w:t>
        </w:r>
      </w:ins>
      <w:r>
        <w:rPr>
          <w:rFonts w:ascii="Times New Roman" w:eastAsia="Times New Roman" w:hAnsi="Times New Roman" w:cs="Times New Roman"/>
          <w:sz w:val="28"/>
          <w:szCs w:val="28"/>
        </w:rPr>
        <w:t xml:space="preserve">affidavit that the records sought by the petitioner were unavailable for production before Court is wholly inconsistent with the subsequent disclosure of trust records by the respondents themselves. </w:t>
      </w:r>
    </w:p>
    <w:p w14:paraId="3425D145" w14:textId="77777777" w:rsidR="00E43E9F" w:rsidRPr="00E43E9F" w:rsidRDefault="00E43E9F" w:rsidP="00E43E9F">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learned Munsiff closed I.A.No.5/2025 solely on the basis of the affidavit filed by the respondents. Had the learned Munsiff examined the matter judicially and considered the nature of the Trust, the fiduciary obligations of the trustees and the necessity of records for adjudication of the suit, the application could not have been disposed of in the manner in which it was done. The subsequent disclosure of trust records by the respondents themselves demonstrates the prejudice caused to the petitioner by the impugned order. </w:t>
      </w:r>
    </w:p>
    <w:p w14:paraId="29DA15F7" w14:textId="77777777" w:rsidR="00E43E9F" w:rsidRPr="00E43E9F" w:rsidRDefault="00E43E9F" w:rsidP="00E43E9F">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petitioner submits that the impugned order amounts to a failure to exercise jurisdiction vested in the Court. The order contains no reasons, no findings and no adjudication of the issues raised by the petitioner. The order also defeats the very purpose of the judgment rendered by this Hon'ble Court in O.P.(C) No.3278/2025 directing disposal of I.A.No.5/2025 within a fixed time frame. </w:t>
      </w:r>
    </w:p>
    <w:p w14:paraId="2E896CAA" w14:textId="4A72CAE4" w:rsidR="00E43E9F" w:rsidRPr="00E43E9F" w:rsidRDefault="00E43E9F" w:rsidP="00E43E9F">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petitioner has therefore been compelled to invoke the supervisory jurisdiction of this Hon'ble Court under Article 227 of the Constitution of India on the following among other</w:t>
      </w:r>
      <w:ins w:id="28" w:author="Anoop Madhavan" w:date="2026-06-22T00:25:00Z" w16du:dateUtc="2026-06-22T04:25:00Z">
        <w:r>
          <w:rPr>
            <w:rFonts w:ascii="Times New Roman" w:eastAsia="Times New Roman" w:hAnsi="Times New Roman" w:cs="Times New Roman"/>
            <w:sz w:val="28"/>
            <w:szCs w:val="28"/>
          </w:rPr>
          <w:t xml:space="preserve"> grounds</w:t>
        </w:r>
      </w:ins>
      <w:r>
        <w:rPr>
          <w:rFonts w:ascii="Times New Roman" w:eastAsia="Times New Roman" w:hAnsi="Times New Roman" w:cs="Times New Roman"/>
          <w:sz w:val="28"/>
          <w:szCs w:val="28"/>
        </w:rPr>
        <w:t xml:space="preserve">: </w:t>
      </w:r>
    </w:p>
    <w:p w14:paraId="691A779E" w14:textId="45855530" w:rsidR="00E43E9F" w:rsidRDefault="00E43E9F" w:rsidP="00E43E9F">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GROUNDS</w:t>
      </w:r>
    </w:p>
    <w:p w14:paraId="71CBE8F2" w14:textId="27166DE8" w:rsidR="00E43E9F" w:rsidRPr="00E43E9F" w:rsidRDefault="00E43E9F" w:rsidP="00E43E9F">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 xml:space="preserve">The learned </w:t>
      </w:r>
      <w:proofErr w:type="spellStart"/>
      <w:r>
        <w:rPr>
          <w:rFonts w:ascii="Times New Roman" w:eastAsia="Times New Roman" w:hAnsi="Times New Roman" w:cs="Times New Roman"/>
          <w:sz w:val="28"/>
          <w:szCs w:val="28"/>
        </w:rPr>
        <w:t>Munsiff</w:t>
      </w:r>
      <w:proofErr w:type="spellEnd"/>
      <w:r>
        <w:rPr>
          <w:rFonts w:ascii="Times New Roman" w:eastAsia="Times New Roman" w:hAnsi="Times New Roman" w:cs="Times New Roman"/>
          <w:sz w:val="28"/>
          <w:szCs w:val="28"/>
        </w:rPr>
        <w:t xml:space="preserve"> committed a jurisdictional error disposing of I.A.No.5/2025 without adjudicating the issues raised therein. The petitioner had sought production of accounts, financial records and </w:t>
      </w:r>
      <w:r>
        <w:rPr>
          <w:rFonts w:ascii="Times New Roman" w:eastAsia="Times New Roman" w:hAnsi="Times New Roman" w:cs="Times New Roman"/>
          <w:sz w:val="28"/>
          <w:szCs w:val="28"/>
        </w:rPr>
        <w:lastRenderedPageBreak/>
        <w:t>documents directly relating to the administration of the 1st respondent Trust. The respondents resisted the application by filing an affidavit contending that no records were available. The learned Munsiff merely accepted the affidavit and closed the application without determining whether the respondents were legally obliged to maintain such records, whether the explanation offered was acceptable in law, and whether any consequential directions were required. The impugned order therefore amounts to a failure to exercise jurisdiction vested in the Court.</w:t>
      </w:r>
    </w:p>
    <w:p w14:paraId="4764AD2A" w14:textId="5B7D5817" w:rsidR="00E43E9F" w:rsidRPr="00E43E9F" w:rsidRDefault="00E43E9F" w:rsidP="00E43E9F">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impugned order is wholly non-speaking and unreasoned. The order merely records that an affidavit was filed and that the petition was closed in the light of the affidavit. No reasons have been assigned. No findings have been rendered. No issue has been adjudicated. It is settled law that judicial orders affecting valuable rights of parties must disclose reasons. The absence of reasons renders the order arbitrary and unsustainable.</w:t>
      </w:r>
    </w:p>
    <w:p w14:paraId="3AFA9144" w14:textId="0DA6072D" w:rsidR="00E43E9F" w:rsidRPr="00E57CF5" w:rsidRDefault="00E43E9F" w:rsidP="00E43E9F">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learned Munsiff failed to appreciate that the petitioner was seeking records which are central and foundational to the adjudication of O.S.No.214/2025</w:t>
      </w:r>
      <w:ins w:id="29" w:author="Anoop Madhavan" w:date="2026-06-21T23:20:00Z" w16du:dateUtc="2026-06-22T03:20:00Z">
        <w:r>
          <w:rPr>
            <w:rFonts w:ascii="Times New Roman" w:eastAsia="Times New Roman" w:hAnsi="Times New Roman" w:cs="Times New Roman"/>
            <w:sz w:val="28"/>
            <w:szCs w:val="28"/>
          </w:rPr>
          <w:t xml:space="preserve"> and are fundamental responsibilities of the Trust per deed and </w:t>
        </w:r>
      </w:ins>
      <w:ins w:id="30" w:author="Anoop Madhavan" w:date="2026-06-22T22:02:00Z" w16du:dateUtc="2026-06-23T02:02:00Z">
        <w:r w:rsidR="009B5C31">
          <w:rPr>
            <w:rFonts w:ascii="Times New Roman" w:eastAsia="Times New Roman" w:hAnsi="Times New Roman" w:cs="Times New Roman"/>
            <w:sz w:val="28"/>
            <w:szCs w:val="28"/>
          </w:rPr>
          <w:t>the Indian Trusts Act 1883</w:t>
        </w:r>
      </w:ins>
      <w:r>
        <w:rPr>
          <w:rFonts w:ascii="Times New Roman" w:eastAsia="Times New Roman" w:hAnsi="Times New Roman" w:cs="Times New Roman"/>
          <w:sz w:val="28"/>
          <w:szCs w:val="28"/>
        </w:rPr>
        <w:t>. The suit concerns administration of the Trust, beneficiary rights, management of trust properties, financial dealings and conduct of trustees. In such a suit, accounts, resolutions, bank records, trust records and financial documents are not collateral matters but constitute primary evidence necessary for a fair adjudication of the dispute.</w:t>
      </w:r>
    </w:p>
    <w:p w14:paraId="58D66064" w14:textId="02932437"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learned Munsiff failed to consider that trustees occupy a fiduciary position and are under a continuing obligation to maintain and preserve records relating to trust administration. The respondents could not have been permitted to defeat the petitioner's request merely by asserting that no records were maintained. The Court was duty bound to examine whether such a stand was legally sustainable and whether the respondents had complied with their obligations as trustees.</w:t>
      </w:r>
    </w:p>
    <w:p w14:paraId="3D1F4A88" w14:textId="520FC89C"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lastRenderedPageBreak/>
        <w:t>The learned Munsiff failed to consider that the affidavit filed by the respondents itself disclosed circumstances requiring further enquiry. While contending that no books of account, balance sheets or financial statements were maintained, the respondents simultaneously admitted the existence of trust resolutions, settlement of trust properties, renovation and reconstruction activities, expenditure in relation to trust properties and operation of a bank account in the name of the Trust. These admissions themselves demonstrated the existence of records relating to trust administration and warranted judicial scrutiny rather than mechanical closure of the application.</w:t>
      </w:r>
    </w:p>
    <w:p w14:paraId="32968621" w14:textId="7691EF86"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 xml:space="preserve">The learned Munsiff failed to appreciate that the respondents had admitted operation of a bank account in the name of the Trust and had relied upon trustee resolutions concerning trust affairs. Such admissions were wholly inconsistent with the </w:t>
      </w:r>
      <w:ins w:id="31" w:author="Anoop Madhavan" w:date="2026-06-21T23:13:00Z" w16du:dateUtc="2026-06-22T03:13:00Z">
        <w:r>
          <w:rPr>
            <w:rFonts w:ascii="Times New Roman" w:eastAsia="Times New Roman" w:hAnsi="Times New Roman" w:cs="Times New Roman"/>
            <w:sz w:val="28"/>
            <w:szCs w:val="28"/>
          </w:rPr>
          <w:t xml:space="preserve">previous </w:t>
        </w:r>
      </w:ins>
      <w:r>
        <w:rPr>
          <w:rFonts w:ascii="Times New Roman" w:eastAsia="Times New Roman" w:hAnsi="Times New Roman" w:cs="Times New Roman"/>
          <w:sz w:val="28"/>
          <w:szCs w:val="28"/>
        </w:rPr>
        <w:t>stand that records sought by the petitioner were unavailable. The Court ought to have examined the nature and extent of records available with the respondents and ought not to have accepted their assertions at face value.</w:t>
      </w:r>
    </w:p>
    <w:p w14:paraId="64E02E58" w14:textId="05966732"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subsequent conduct of the respondents has completely exposed the infirmity of the impugned order. After obtaining closure of I.A.No.5/2025 on the plea that records were unavailable, the respondents themselves filed a subsequent application seeking acceptance of</w:t>
      </w:r>
      <w:ins w:id="32" w:author="Anoop Madhavan" w:date="2026-06-21T23:14:00Z" w16du:dateUtc="2026-06-22T03:14:00Z">
        <w:r>
          <w:rPr>
            <w:rFonts w:ascii="Times New Roman" w:eastAsia="Times New Roman" w:hAnsi="Times New Roman" w:cs="Times New Roman"/>
            <w:sz w:val="28"/>
            <w:szCs w:val="28"/>
          </w:rPr>
          <w:t xml:space="preserve"> a partial list of</w:t>
        </w:r>
      </w:ins>
      <w:r>
        <w:rPr>
          <w:rFonts w:ascii="Times New Roman" w:eastAsia="Times New Roman" w:hAnsi="Times New Roman" w:cs="Times New Roman"/>
          <w:sz w:val="28"/>
          <w:szCs w:val="28"/>
        </w:rPr>
        <w:t xml:space="preserve"> documents including the original minutes book, trustee resolutions, lease deed, beneficiary nomination records and bank statements. The subsequent disclosure demonstrates that records relating to trust administration were in existence and available with the respondents. The very foundation upon which I.A.No.5/2025 was closed thus stands seriously undermined.</w:t>
      </w:r>
    </w:p>
    <w:p w14:paraId="5D694666" w14:textId="5ABFE028" w:rsidR="00E43E9F" w:rsidRPr="006206B9" w:rsidRDefault="00E43E9F" w:rsidP="00E57CF5">
      <w:pPr>
        <w:pStyle w:val="ListParagraph"/>
        <w:numPr>
          <w:ilvl w:val="0"/>
          <w:numId w:val="8"/>
        </w:numPr>
        <w:spacing w:before="100" w:beforeAutospacing="1" w:after="100" w:afterAutospacing="1" w:line="360" w:lineRule="auto"/>
        <w:jc w:val="both"/>
        <w:outlineLvl w:val="0"/>
        <w:rPr>
          <w:ins w:id="33" w:author="Anoop Madhavan" w:date="2026-06-21T23:34:00Z" w16du:dateUtc="2026-06-22T03:34:00Z"/>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 xml:space="preserve">The learned Munsiff failed to consider that the respondents had not merely denied possession of particular documents but had taken a broad stand that documents sought by the petitioner were unavailable for production before </w:t>
      </w:r>
      <w:r>
        <w:rPr>
          <w:rFonts w:ascii="Times New Roman" w:eastAsia="Times New Roman" w:hAnsi="Times New Roman" w:cs="Times New Roman"/>
          <w:sz w:val="28"/>
          <w:szCs w:val="28"/>
        </w:rPr>
        <w:lastRenderedPageBreak/>
        <w:t>Court. The subsequent production of substantial trust records clearly establishes that the issue required detailed adjudication.</w:t>
      </w:r>
      <w:ins w:id="34" w:author="Anoop Madhavan" w:date="2026-06-21T23:30:00Z" w16du:dateUtc="2026-06-22T03:30:00Z">
        <w:r>
          <w:rPr>
            <w:rFonts w:ascii="Times New Roman" w:eastAsia="Times New Roman" w:hAnsi="Times New Roman" w:cs="Times New Roman"/>
            <w:sz w:val="28"/>
            <w:szCs w:val="28"/>
          </w:rPr>
          <w:t xml:space="preserve"> </w:t>
        </w:r>
      </w:ins>
      <w:r>
        <w:rPr>
          <w:rFonts w:ascii="Times New Roman" w:eastAsia="Times New Roman" w:hAnsi="Times New Roman" w:cs="Times New Roman"/>
          <w:sz w:val="28"/>
          <w:szCs w:val="28"/>
        </w:rPr>
        <w:t>Had the Court exercised jurisdiction properly, the respondents would have been required to disclose the nature, extent and custody of all trust records.</w:t>
      </w:r>
    </w:p>
    <w:p w14:paraId="1AE909B8" w14:textId="77E6E3EA" w:rsidR="009C1299" w:rsidRPr="006206B9" w:rsidRDefault="009C1299"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kern w:val="36"/>
          <w:sz w:val="28"/>
          <w:szCs w:val="28"/>
        </w:rPr>
      </w:pPr>
      <w:ins w:id="35" w:author="Anoop Madhavan" w:date="2026-06-21T23:34:00Z" w16du:dateUtc="2026-06-22T03:34:00Z">
        <w:r w:rsidRPr="006206B9">
          <w:rPr>
            <w:rFonts w:ascii="Times New Roman" w:eastAsia="Times New Roman" w:hAnsi="Times New Roman" w:cs="Times New Roman"/>
            <w:kern w:val="36"/>
            <w:sz w:val="28"/>
            <w:szCs w:val="28"/>
          </w:rPr>
          <w:t xml:space="preserve">During the very period for which the respondents plead that the Trust was dormant, earned no income, and maintained no records, the respondents (i) executed and registered two amendment deeds to the Trust, (ii) carried out substantial construction works, (iii) </w:t>
        </w:r>
      </w:ins>
      <w:ins w:id="36" w:author="Anoop Madhavan" w:date="2026-06-22T22:02:00Z" w16du:dateUtc="2026-06-23T02:02:00Z">
        <w:r w:rsidR="009B5C31">
          <w:rPr>
            <w:rFonts w:ascii="Times New Roman" w:eastAsia="Times New Roman" w:hAnsi="Times New Roman" w:cs="Times New Roman"/>
            <w:kern w:val="36"/>
            <w:sz w:val="28"/>
            <w:szCs w:val="28"/>
          </w:rPr>
          <w:t xml:space="preserve">claimed to have </w:t>
        </w:r>
      </w:ins>
      <w:ins w:id="37" w:author="Anoop Madhavan" w:date="2026-06-21T23:34:00Z" w16du:dateUtc="2026-06-22T03:34:00Z">
        <w:r w:rsidRPr="006206B9">
          <w:rPr>
            <w:rFonts w:ascii="Times New Roman" w:eastAsia="Times New Roman" w:hAnsi="Times New Roman" w:cs="Times New Roman"/>
            <w:kern w:val="36"/>
            <w:sz w:val="28"/>
            <w:szCs w:val="28"/>
          </w:rPr>
          <w:t xml:space="preserve">engaged persons as </w:t>
        </w:r>
      </w:ins>
      <w:ins w:id="38" w:author="Anoop Madhavan" w:date="2026-06-22T22:02:00Z" w16du:dateUtc="2026-06-23T02:02:00Z">
        <w:r w:rsidR="009B5C31">
          <w:rPr>
            <w:rFonts w:ascii="Times New Roman" w:eastAsia="Times New Roman" w:hAnsi="Times New Roman" w:cs="Times New Roman"/>
            <w:kern w:val="36"/>
            <w:sz w:val="28"/>
            <w:szCs w:val="28"/>
          </w:rPr>
          <w:t>“</w:t>
        </w:r>
      </w:ins>
      <w:ins w:id="39" w:author="Anoop Madhavan" w:date="2026-06-21T23:34:00Z" w16du:dateUtc="2026-06-22T03:34:00Z">
        <w:r w:rsidRPr="006206B9">
          <w:rPr>
            <w:rFonts w:ascii="Times New Roman" w:eastAsia="Times New Roman" w:hAnsi="Times New Roman" w:cs="Times New Roman"/>
            <w:kern w:val="36"/>
            <w:sz w:val="28"/>
            <w:szCs w:val="28"/>
          </w:rPr>
          <w:t>employees of the Trust</w:t>
        </w:r>
      </w:ins>
      <w:ins w:id="40" w:author="Anoop Madhavan" w:date="2026-06-22T22:02:00Z" w16du:dateUtc="2026-06-23T02:02:00Z">
        <w:r w:rsidR="009B5C31">
          <w:rPr>
            <w:rFonts w:ascii="Times New Roman" w:eastAsia="Times New Roman" w:hAnsi="Times New Roman" w:cs="Times New Roman"/>
            <w:kern w:val="36"/>
            <w:sz w:val="28"/>
            <w:szCs w:val="28"/>
          </w:rPr>
          <w:t>”</w:t>
        </w:r>
      </w:ins>
      <w:ins w:id="41" w:author="Anoop Madhavan" w:date="2026-06-21T23:34:00Z" w16du:dateUtc="2026-06-22T03:34:00Z">
        <w:r w:rsidRPr="006206B9">
          <w:rPr>
            <w:rFonts w:ascii="Times New Roman" w:eastAsia="Times New Roman" w:hAnsi="Times New Roman" w:cs="Times New Roman"/>
            <w:kern w:val="36"/>
            <w:sz w:val="28"/>
            <w:szCs w:val="28"/>
          </w:rPr>
          <w:t xml:space="preserve">, and (iv) themselves instituted O.S. No. 243 of 2024 before the very same Munsiff's Court against the petitioner, expressly alleging that he had assaulted "the employees of the Trust." A </w:t>
        </w:r>
      </w:ins>
      <w:ins w:id="42" w:author="Anoop Madhavan" w:date="2026-06-22T22:03:00Z" w16du:dateUtc="2026-06-23T02:03:00Z">
        <w:r w:rsidR="009B5C31">
          <w:rPr>
            <w:rFonts w:ascii="Times New Roman" w:eastAsia="Times New Roman" w:hAnsi="Times New Roman" w:cs="Times New Roman"/>
            <w:kern w:val="36"/>
            <w:sz w:val="28"/>
            <w:szCs w:val="28"/>
          </w:rPr>
          <w:t>dormant trust</w:t>
        </w:r>
      </w:ins>
      <w:ins w:id="43" w:author="Anoop Madhavan" w:date="2026-06-21T23:34:00Z" w16du:dateUtc="2026-06-22T03:34:00Z">
        <w:r w:rsidRPr="006206B9">
          <w:rPr>
            <w:rFonts w:ascii="Times New Roman" w:eastAsia="Times New Roman" w:hAnsi="Times New Roman" w:cs="Times New Roman"/>
            <w:kern w:val="36"/>
            <w:sz w:val="28"/>
            <w:szCs w:val="28"/>
          </w:rPr>
          <w:t xml:space="preserve"> can neither employ persons, nor incur such expenditure, nor fund litigation against its own beneficiary. </w:t>
        </w:r>
      </w:ins>
    </w:p>
    <w:p w14:paraId="6D226357" w14:textId="310E1B71" w:rsidR="00E43E9F" w:rsidRPr="00E57CF5" w:rsidRDefault="00921766"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ins w:id="44" w:author="Anoop Madhavan" w:date="2026-06-21T23:15:00Z" w16du:dateUtc="2026-06-22T03:15:00Z">
        <w:r>
          <w:rPr>
            <w:rFonts w:ascii="Times New Roman" w:eastAsia="Times New Roman" w:hAnsi="Times New Roman" w:cs="Times New Roman"/>
            <w:sz w:val="28"/>
            <w:szCs w:val="28"/>
          </w:rPr>
          <w:t>T</w:t>
        </w:r>
      </w:ins>
      <w:r>
        <w:rPr>
          <w:rFonts w:ascii="Times New Roman" w:eastAsia="Times New Roman" w:hAnsi="Times New Roman" w:cs="Times New Roman"/>
          <w:sz w:val="28"/>
          <w:szCs w:val="28"/>
        </w:rPr>
        <w:t>he impugned order has caused grave prejudice to the petitioner. By closing I.A.No.5/2025, the learned Munsiff effectively foreclosed enquiry into the existence, maintenance and production of trust records. The petitioner was consequently compelled to institute I.A.No.6/2026 under Order XI Rules 12 and 14 CPC seeking discovery on oath and production of documents. The necessity for filing a subsequent discovery application itself demonstrates the prejudice caused by the impugned order.</w:t>
      </w:r>
    </w:p>
    <w:p w14:paraId="419D907B" w14:textId="2678C9CA"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learned Munsiff failed to appreciate that the respondents were relying upon resolutions allegedly authorising expenditure running into substantial amounts in connection with renovation and reconstruction of trust properties. The respondents also relied upon a resolution purportedly stating that expenditure details need not be furnished to trustees or other persons. The legality, effect and consequences of such resolutions required judicial scrutiny. The impugned order completely ignores these issues.</w:t>
      </w:r>
    </w:p>
    <w:p w14:paraId="610C0BAC" w14:textId="78810134"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 xml:space="preserve">The impugned order defeats the spirit, object and purpose of the judgment rendered by this Hon'ble Court in O.P.(C) No.3278/2025. This Hon'ble </w:t>
      </w:r>
      <w:r>
        <w:rPr>
          <w:rFonts w:ascii="Times New Roman" w:eastAsia="Times New Roman" w:hAnsi="Times New Roman" w:cs="Times New Roman"/>
          <w:sz w:val="28"/>
          <w:szCs w:val="28"/>
        </w:rPr>
        <w:lastRenderedPageBreak/>
        <w:t>Court had specifically directed disposal of I.A.Nos.2, 5 and 9 of 2025 within a stipulated period. The direction necessarily contemplated a judicial determination of the issues raised in those applications. Mere closure of I.A.No.5/2025 on the basis of an affidavit cannot be treated as compliance with the direction issued by this Hon'ble Court.</w:t>
      </w:r>
    </w:p>
    <w:p w14:paraId="7FC2A154" w14:textId="6C692DD7" w:rsidR="00E43E9F" w:rsidRPr="006206B9" w:rsidRDefault="00E43E9F" w:rsidP="00E57CF5">
      <w:pPr>
        <w:pStyle w:val="ListParagraph"/>
        <w:numPr>
          <w:ilvl w:val="0"/>
          <w:numId w:val="8"/>
        </w:numPr>
        <w:spacing w:before="100" w:beforeAutospacing="1" w:after="100" w:afterAutospacing="1" w:line="360" w:lineRule="auto"/>
        <w:jc w:val="both"/>
        <w:outlineLvl w:val="0"/>
        <w:rPr>
          <w:ins w:id="45" w:author="Anoop Madhavan" w:date="2026-06-22T00:51:00Z" w16du:dateUtc="2026-06-22T04:51:00Z"/>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learned Munsiff failed to appreciate that acceptance of the respondents' stand would create an anomalous situation whereby trustees administering trust properties and carrying out substantial transactions could avoid disclosure simply by asserting that no records were maintained. Such a course would defeat the administration of justice and frustrate the very purpose of the suit.</w:t>
      </w:r>
    </w:p>
    <w:p w14:paraId="19CC5282" w14:textId="05B9465F" w:rsidR="00A87996" w:rsidRPr="009B5C31" w:rsidRDefault="00A87996" w:rsidP="00A87996">
      <w:pPr>
        <w:pStyle w:val="ListParagraph"/>
        <w:numPr>
          <w:ilvl w:val="0"/>
          <w:numId w:val="8"/>
        </w:numPr>
        <w:spacing w:before="100" w:beforeAutospacing="1" w:after="100" w:afterAutospacing="1" w:line="360" w:lineRule="auto"/>
        <w:jc w:val="both"/>
        <w:outlineLvl w:val="0"/>
        <w:rPr>
          <w:ins w:id="46" w:author="Anoop Madhavan" w:date="2026-06-22T00:52:00Z" w16du:dateUtc="2026-06-22T04:52:00Z"/>
          <w:rFonts w:ascii="Times New Roman" w:eastAsia="Times New Roman" w:hAnsi="Times New Roman" w:cs="Times New Roman"/>
          <w:kern w:val="36"/>
          <w:sz w:val="28"/>
          <w:szCs w:val="28"/>
        </w:rPr>
      </w:pPr>
      <w:ins w:id="47" w:author="Anoop Madhavan" w:date="2026-06-22T00:52:00Z" w16du:dateUtc="2026-06-22T04:52:00Z">
        <w:r w:rsidRPr="009B5C31">
          <w:rPr>
            <w:rFonts w:ascii="Times New Roman" w:eastAsia="Times New Roman" w:hAnsi="Times New Roman" w:cs="Times New Roman"/>
            <w:kern w:val="36"/>
            <w:sz w:val="28"/>
            <w:szCs w:val="28"/>
          </w:rPr>
          <w:t>For FY 2025–26 the respondents pleaded not dormancy but that the records were "not available for production" and that "nothing material has been concealed." Yet four months earlier, by registered lease deed dated 27.10.2025, the Managing Trustee had personally leased the Trust premises to a commercial enterprise, Sree Moolavasam Wellness &amp; Leisure Retreats Pvt. Ltd., and suppressed it from his affidavit — disclosing it only in his application of 18.05.2026 (Exhibit P6), after the petitioner had exposed the operation on 13.03.2026. That is not non-availability; it is concealment on oath, and it is the foundation on which I.A. No. 5/2025 was closed.</w:t>
        </w:r>
      </w:ins>
    </w:p>
    <w:p w14:paraId="37F29F4B" w14:textId="164E32AB" w:rsidR="00A87996" w:rsidRPr="009B5C31" w:rsidRDefault="00A87996" w:rsidP="00A87996">
      <w:pPr>
        <w:pStyle w:val="ListParagraph"/>
        <w:numPr>
          <w:ilvl w:val="0"/>
          <w:numId w:val="8"/>
        </w:numPr>
        <w:spacing w:before="100" w:beforeAutospacing="1" w:after="100" w:afterAutospacing="1" w:line="360" w:lineRule="auto"/>
        <w:jc w:val="both"/>
        <w:outlineLvl w:val="0"/>
        <w:rPr>
          <w:ins w:id="48" w:author="Anoop Madhavan" w:date="2026-06-22T17:30:00Z" w16du:dateUtc="2026-06-22T21:30:00Z"/>
          <w:rFonts w:ascii="Times New Roman" w:eastAsia="Times New Roman" w:hAnsi="Times New Roman" w:cs="Times New Roman"/>
          <w:kern w:val="36"/>
          <w:sz w:val="28"/>
          <w:szCs w:val="28"/>
        </w:rPr>
      </w:pPr>
      <w:ins w:id="49" w:author="Anoop Madhavan" w:date="2026-06-22T00:53:00Z" w16du:dateUtc="2026-06-22T04:53:00Z">
        <w:r w:rsidRPr="009B5C31">
          <w:rPr>
            <w:rFonts w:ascii="Times New Roman" w:eastAsia="Times New Roman" w:hAnsi="Times New Roman" w:cs="Times New Roman"/>
            <w:kern w:val="36"/>
            <w:sz w:val="28"/>
            <w:szCs w:val="28"/>
          </w:rPr>
          <w:t>Though the property lies in Cheppad, Alappuzha, the lease was registered at the Sub-Registrar's Office, Maradu, in Ernakulam — which the respondents described in their 18.05.2026 application as "Marad, Alappuzha," misrepresenting the very district of registration. A Managing Trustee who has not accounted for a single year from 2007 to 2024, and who concealed this lease, cannot be heard in the 19th year to seek leave to keep a concealed commercial enterprise running on Trust property.</w:t>
        </w:r>
      </w:ins>
    </w:p>
    <w:p w14:paraId="6F92C386" w14:textId="7DE98A38" w:rsidR="00A05C4D" w:rsidRPr="009B5C31" w:rsidRDefault="00A05C4D" w:rsidP="00E57CF5">
      <w:pPr>
        <w:pStyle w:val="ListParagraph"/>
        <w:numPr>
          <w:ilvl w:val="0"/>
          <w:numId w:val="8"/>
        </w:numPr>
        <w:spacing w:before="100" w:beforeAutospacing="1" w:after="100" w:afterAutospacing="1" w:line="360" w:lineRule="auto"/>
        <w:jc w:val="both"/>
        <w:outlineLvl w:val="0"/>
        <w:rPr>
          <w:ins w:id="50" w:author="Anoop Madhavan" w:date="2026-06-22T17:37:00Z" w16du:dateUtc="2026-06-22T21:37:00Z"/>
          <w:rFonts w:ascii="Times New Roman" w:eastAsia="Times New Roman" w:hAnsi="Times New Roman" w:cs="Times New Roman"/>
          <w:b/>
          <w:bCs/>
          <w:kern w:val="36"/>
          <w:sz w:val="28"/>
          <w:szCs w:val="28"/>
        </w:rPr>
      </w:pPr>
      <w:ins w:id="51" w:author="Anoop Madhavan" w:date="2026-06-22T17:37:00Z" w16du:dateUtc="2026-06-22T21:37:00Z">
        <w:r w:rsidRPr="009B5C31">
          <w:rPr>
            <w:rFonts w:ascii="Times New Roman" w:hAnsi="Times New Roman" w:cs="Times New Roman"/>
            <w:color w:val="000000"/>
            <w:sz w:val="28"/>
            <w:szCs w:val="28"/>
          </w:rPr>
          <w:lastRenderedPageBreak/>
          <w:t>While objecting to I.A. No. 5/2026 (Exhibit P7)</w:t>
        </w:r>
      </w:ins>
      <w:ins w:id="52" w:author="Anoop Madhavan" w:date="2026-06-22T21:53:00Z" w16du:dateUtc="2026-06-23T01:53:00Z">
        <w:r w:rsidR="006206B9" w:rsidRPr="009B5C31">
          <w:rPr>
            <w:rFonts w:ascii="Times New Roman" w:hAnsi="Times New Roman" w:cs="Times New Roman"/>
            <w:color w:val="000000"/>
            <w:sz w:val="28"/>
            <w:szCs w:val="28"/>
          </w:rPr>
          <w:t xml:space="preserve"> on 19.06.2026</w:t>
        </w:r>
      </w:ins>
      <w:ins w:id="53" w:author="Anoop Madhavan" w:date="2026-06-22T17:37:00Z" w16du:dateUtc="2026-06-22T21:37:00Z">
        <w:r w:rsidRPr="009B5C31">
          <w:rPr>
            <w:rFonts w:ascii="Times New Roman" w:hAnsi="Times New Roman" w:cs="Times New Roman"/>
            <w:color w:val="000000"/>
            <w:sz w:val="28"/>
            <w:szCs w:val="28"/>
          </w:rPr>
          <w:t xml:space="preserve">, the Defendants have disclosed yet another amendment, Deed No. 38/IV/2026, calling it “valid, legal and binding,” while not producing it before this Court. This is the </w:t>
        </w:r>
      </w:ins>
      <w:ins w:id="54" w:author="Anoop Madhavan" w:date="2026-06-22T21:53:00Z" w16du:dateUtc="2026-06-23T01:53:00Z">
        <w:r w:rsidR="006206B9" w:rsidRPr="009B5C31">
          <w:rPr>
            <w:rFonts w:ascii="Times New Roman" w:hAnsi="Times New Roman" w:cs="Times New Roman"/>
            <w:color w:val="000000"/>
            <w:sz w:val="28"/>
            <w:szCs w:val="28"/>
          </w:rPr>
          <w:t>second</w:t>
        </w:r>
      </w:ins>
      <w:ins w:id="55" w:author="Anoop Madhavan" w:date="2026-06-22T17:37:00Z" w16du:dateUtc="2026-06-22T21:37:00Z">
        <w:r w:rsidRPr="009B5C31">
          <w:rPr>
            <w:rFonts w:ascii="Times New Roman" w:hAnsi="Times New Roman" w:cs="Times New Roman"/>
            <w:color w:val="000000"/>
            <w:sz w:val="28"/>
            <w:szCs w:val="28"/>
          </w:rPr>
          <w:t xml:space="preserve"> instance of the same pattern</w:t>
        </w:r>
      </w:ins>
      <w:ins w:id="56" w:author="Anoop Madhavan" w:date="2026-06-22T21:54:00Z" w16du:dateUtc="2026-06-23T01:54:00Z">
        <w:r w:rsidR="006206B9" w:rsidRPr="009B5C31">
          <w:rPr>
            <w:rFonts w:ascii="Times New Roman" w:hAnsi="Times New Roman" w:cs="Times New Roman"/>
            <w:color w:val="000000"/>
            <w:sz w:val="28"/>
            <w:szCs w:val="28"/>
          </w:rPr>
          <w:t xml:space="preserve"> in this suit</w:t>
        </w:r>
      </w:ins>
      <w:ins w:id="57" w:author="Anoop Madhavan" w:date="2026-06-22T17:37:00Z" w16du:dateUtc="2026-06-22T21:37:00Z">
        <w:r w:rsidRPr="009B5C31">
          <w:rPr>
            <w:rFonts w:ascii="Times New Roman" w:hAnsi="Times New Roman" w:cs="Times New Roman"/>
            <w:color w:val="000000"/>
            <w:sz w:val="28"/>
            <w:szCs w:val="28"/>
          </w:rPr>
          <w:t>: conceal a document, make sworn assertions around it, and then seek advantage from it. The earlier instances are not mere irregularities; they are matters for action for false evidence/perjury under Section 340 CrPC, if this Court finds it expedient. An undisclosed deed cannot be read in the Defendants’ favour. An adverse inference must follow.</w:t>
        </w:r>
      </w:ins>
    </w:p>
    <w:p w14:paraId="5FE6A5B2" w14:textId="6D299700"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impugned order has resulted in manifest injustice and has materially affected the petitioner's ability to establish his case in the suit. Interference under Article 227 is therefore necessary to ensure that the trial court exercises jurisdiction in accordance with law and considers the petitioner's application on its merits.</w:t>
      </w:r>
    </w:p>
    <w:p w14:paraId="062B7752" w14:textId="72BFB716" w:rsidR="00E43E9F" w:rsidRPr="00E57CF5" w:rsidRDefault="00E43E9F" w:rsidP="00E57CF5">
      <w:pPr>
        <w:pStyle w:val="ListParagraph"/>
        <w:numPr>
          <w:ilvl w:val="0"/>
          <w:numId w:val="8"/>
        </w:num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sz w:val="28"/>
          <w:szCs w:val="28"/>
        </w:rPr>
        <w:t>The impugned order is arbitrary, perverse, contrary to law and liable to be set aside in exercise of the supervisory jurisdiction of this Hon'ble Court.</w:t>
      </w:r>
    </w:p>
    <w:p w14:paraId="63971923" w14:textId="77777777" w:rsidR="00E43E9F" w:rsidRPr="00E43E9F" w:rsidRDefault="00E43E9F" w:rsidP="00E57CF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PRAYER</w:t>
      </w:r>
    </w:p>
    <w:p w14:paraId="36AC3C2A" w14:textId="77777777" w:rsidR="00E43E9F" w:rsidRPr="00E43E9F" w:rsidRDefault="00E43E9F" w:rsidP="00E43E9F">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above circumstances, it is humbly prayed that this Hon'ble Court may be pleased to:</w:t>
      </w:r>
    </w:p>
    <w:p w14:paraId="233AD00C" w14:textId="54DA12FC" w:rsidR="00E43E9F" w:rsidRPr="00E43E9F" w:rsidRDefault="00E43E9F" w:rsidP="00E57CF5">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 </w:t>
      </w:r>
      <w:r>
        <w:rPr>
          <w:rFonts w:ascii="Times New Roman" w:eastAsia="Times New Roman" w:hAnsi="Times New Roman" w:cs="Times New Roman"/>
          <w:sz w:val="28"/>
          <w:szCs w:val="28"/>
        </w:rPr>
        <w:t xml:space="preserve">Call for the </w:t>
      </w:r>
      <w:ins w:id="58" w:author="Anoop Madhavan" w:date="2026-06-21T23:16:00Z" w16du:dateUtc="2026-06-22T03:16:00Z">
        <w:r>
          <w:rPr>
            <w:rFonts w:ascii="Times New Roman" w:eastAsia="Times New Roman" w:hAnsi="Times New Roman" w:cs="Times New Roman"/>
            <w:sz w:val="28"/>
            <w:szCs w:val="28"/>
          </w:rPr>
          <w:t xml:space="preserve">complete </w:t>
        </w:r>
      </w:ins>
      <w:r>
        <w:rPr>
          <w:rFonts w:ascii="Times New Roman" w:eastAsia="Times New Roman" w:hAnsi="Times New Roman" w:cs="Times New Roman"/>
          <w:sz w:val="28"/>
          <w:szCs w:val="28"/>
        </w:rPr>
        <w:t>records relating to I.A.No.5/2025 in O.S.No.214/2025 on the files of the Munsiff Court, Haripad.</w:t>
      </w:r>
    </w:p>
    <w:p w14:paraId="5E7DAE95" w14:textId="7F5EDA86" w:rsidR="00E43E9F" w:rsidRPr="00E43E9F" w:rsidRDefault="00E43E9F" w:rsidP="00E57CF5">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 </w:t>
      </w:r>
      <w:r>
        <w:rPr>
          <w:rFonts w:ascii="Times New Roman" w:eastAsia="Times New Roman" w:hAnsi="Times New Roman" w:cs="Times New Roman"/>
          <w:sz w:val="28"/>
          <w:szCs w:val="28"/>
        </w:rPr>
        <w:t>Issue an appropriate writ, order or direction setting aside Exhibit P4 order dated 04.03.2026 in I.A.No.5/2025 in O.S.No.214/2025 passed by the Munsiff Court, Haripad.</w:t>
      </w:r>
    </w:p>
    <w:p w14:paraId="7B3B393B" w14:textId="74F2557D" w:rsidR="00E43E9F" w:rsidRPr="00E43E9F" w:rsidRDefault="00E43E9F" w:rsidP="00E57CF5">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 </w:t>
      </w:r>
      <w:r>
        <w:rPr>
          <w:rFonts w:ascii="Times New Roman" w:eastAsia="Times New Roman" w:hAnsi="Times New Roman" w:cs="Times New Roman"/>
          <w:sz w:val="28"/>
          <w:szCs w:val="28"/>
        </w:rPr>
        <w:t>Direct the Munsiff Court, Haripad to reconsider and dispose of I.A.No.5/2025 afresh on its merits after adverting to the issues raised therein and after affording both sides an opportunity of being heard.</w:t>
      </w:r>
    </w:p>
    <w:p w14:paraId="2DE44562" w14:textId="7A103593" w:rsidR="00E43E9F" w:rsidRPr="00E43E9F" w:rsidRDefault="00E43E9F" w:rsidP="00E57CF5">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 </w:t>
      </w:r>
      <w:r>
        <w:rPr>
          <w:rFonts w:ascii="Times New Roman" w:eastAsia="Times New Roman" w:hAnsi="Times New Roman" w:cs="Times New Roman"/>
          <w:sz w:val="28"/>
          <w:szCs w:val="28"/>
        </w:rPr>
        <w:t xml:space="preserve">Direct the Munsiff Court, Haripad to consider, while deciding I.A.No.5/2025, the subsequent </w:t>
      </w:r>
      <w:ins w:id="59" w:author="Anoop Madhavan" w:date="2026-06-21T23:17:00Z" w16du:dateUtc="2026-06-22T03:17:00Z">
        <w:r>
          <w:rPr>
            <w:rFonts w:ascii="Times New Roman" w:eastAsia="Times New Roman" w:hAnsi="Times New Roman" w:cs="Times New Roman"/>
            <w:sz w:val="28"/>
            <w:szCs w:val="28"/>
          </w:rPr>
          <w:t xml:space="preserve">disclosure of </w:t>
        </w:r>
      </w:ins>
      <w:r>
        <w:rPr>
          <w:rFonts w:ascii="Times New Roman" w:eastAsia="Times New Roman" w:hAnsi="Times New Roman" w:cs="Times New Roman"/>
          <w:sz w:val="28"/>
          <w:szCs w:val="28"/>
        </w:rPr>
        <w:t>documents and records by the respondents including the minutes book, trustee resolutions, beneficiary nomination records, lease deed and bank statements produced by them in subsequent proceedings.</w:t>
      </w:r>
    </w:p>
    <w:p w14:paraId="1132FA2C" w14:textId="43E5759E" w:rsidR="00E43E9F" w:rsidRPr="009B5C31" w:rsidDel="00A05C4D" w:rsidRDefault="004B6D8F" w:rsidP="00E57CF5">
      <w:pPr>
        <w:spacing w:before="100" w:beforeAutospacing="1" w:after="100" w:afterAutospacing="1" w:line="360" w:lineRule="auto"/>
        <w:jc w:val="both"/>
        <w:outlineLvl w:val="2"/>
        <w:rPr>
          <w:del w:id="60" w:author="Anoop Madhavan" w:date="2026-06-22T00:24:00Z" w16du:dateUtc="2026-06-22T04:24:00Z"/>
          <w:rFonts w:ascii="Times New Roman" w:eastAsia="Times New Roman" w:hAnsi="Times New Roman" w:cs="Times New Roman"/>
          <w:sz w:val="28"/>
          <w:szCs w:val="28"/>
        </w:rPr>
      </w:pPr>
      <w:ins w:id="61" w:author="Anoop Madhavan" w:date="2026-06-22T00:24:00Z" w16du:dateUtc="2026-06-22T04:24:00Z">
        <w:r w:rsidRPr="009B5C31">
          <w:rPr>
            <w:rFonts w:ascii="Times New Roman" w:eastAsia="Times New Roman" w:hAnsi="Times New Roman" w:cs="Times New Roman"/>
            <w:sz w:val="28"/>
            <w:szCs w:val="28"/>
          </w:rPr>
          <w:t>e)</w:t>
        </w:r>
        <w:r w:rsidRPr="009B5C31">
          <w:rPr>
            <w:rFonts w:ascii="Times New Roman" w:hAnsi="Times New Roman" w:cs="Times New Roman"/>
            <w:color w:val="000000"/>
            <w:sz w:val="28"/>
            <w:szCs w:val="28"/>
          </w:rPr>
          <w:t xml:space="preserve"> Direct the Munsiff Court, Haripad, to require the 2nd Respondent, as Managing Trustee, to file an item-wise and year-wise affidavit for every record sought in I.A. No. 5/2025, either producing each record or swearing whether it was never prepared, lost, destroyed, withheld, or otherwise unavailable, with reasons, and without deleting or clubbing any category.</w:t>
        </w:r>
        <w:r w:rsidRPr="009B5C31">
          <w:rPr>
            <w:rFonts w:ascii="Times New Roman" w:eastAsia="Times New Roman" w:hAnsi="Times New Roman" w:cs="Times New Roman"/>
            <w:sz w:val="28"/>
            <w:szCs w:val="28"/>
          </w:rPr>
          <w:t xml:space="preserve"> </w:t>
        </w:r>
      </w:ins>
      <w:del w:id="62" w:author="Anoop Madhavan" w:date="2026-06-22T00:24:00Z" w16du:dateUtc="2026-06-22T04:24:00Z">
        <w:r w:rsidRPr="009B5C31">
          <w:rPr>
            <w:rFonts w:ascii="Times New Roman" w:eastAsia="Times New Roman" w:hAnsi="Times New Roman" w:cs="Times New Roman"/>
            <w:sz w:val="28"/>
            <w:szCs w:val="28"/>
            <w:rPrChange w:id="63" w:author="Anoop Madhavan" w:date="2026-06-22T21:58:00Z" w16du:dateUtc="2026-06-23T01:58:00Z">
              <w:rPr>
                <w:rFonts w:ascii="Times New Roman" w:eastAsia="Times New Roman" w:hAnsi="Times New Roman" w:cs="Times New Roman"/>
                <w:b/>
                <w:bCs/>
                <w:sz w:val="28"/>
                <w:szCs w:val="28"/>
              </w:rPr>
            </w:rPrChange>
          </w:rPr>
          <w:delText xml:space="preserve">e) </w:delText>
        </w:r>
        <w:r w:rsidRPr="009B5C31">
          <w:rPr>
            <w:rFonts w:ascii="Times New Roman" w:eastAsia="Times New Roman" w:hAnsi="Times New Roman" w:cs="Times New Roman"/>
            <w:sz w:val="28"/>
            <w:szCs w:val="28"/>
          </w:rPr>
          <w:delText>Direct the Munsiff Court, Haripad to determine whether the respondents are in possession, custody or power of any additional records relating to the administration, finances, transactions, management and affairs of the 1st respondent Trust and pass appropriate orders regarding their production.</w:delText>
        </w:r>
      </w:del>
    </w:p>
    <w:p w14:paraId="12C949FC" w14:textId="77777777" w:rsidR="00A05C4D" w:rsidRPr="009B5C31" w:rsidRDefault="00A05C4D" w:rsidP="00E57CF5">
      <w:pPr>
        <w:spacing w:before="100" w:beforeAutospacing="1" w:after="100" w:afterAutospacing="1" w:line="360" w:lineRule="auto"/>
        <w:jc w:val="both"/>
        <w:outlineLvl w:val="2"/>
        <w:rPr>
          <w:ins w:id="64" w:author="Anoop Madhavan" w:date="2026-06-22T17:38:00Z" w16du:dateUtc="2026-06-22T21:38:00Z"/>
          <w:rFonts w:ascii="Times New Roman" w:eastAsia="Times New Roman" w:hAnsi="Times New Roman" w:cs="Times New Roman"/>
          <w:sz w:val="28"/>
          <w:szCs w:val="28"/>
        </w:rPr>
      </w:pPr>
    </w:p>
    <w:p w14:paraId="47388F82" w14:textId="2E451D7B" w:rsidR="004B6D8F" w:rsidRPr="009B5C31" w:rsidRDefault="00A05C4D" w:rsidP="00E57CF5">
      <w:pPr>
        <w:spacing w:before="100" w:beforeAutospacing="1" w:after="100" w:afterAutospacing="1" w:line="360" w:lineRule="auto"/>
        <w:jc w:val="both"/>
        <w:outlineLvl w:val="2"/>
        <w:rPr>
          <w:ins w:id="65" w:author="Anoop Madhavan" w:date="2026-06-22T00:24:00Z" w16du:dateUtc="2026-06-22T04:24:00Z"/>
          <w:rFonts w:ascii="Times New Roman" w:eastAsia="Times New Roman" w:hAnsi="Times New Roman" w:cs="Times New Roman"/>
          <w:b/>
          <w:bCs/>
          <w:sz w:val="28"/>
          <w:szCs w:val="28"/>
        </w:rPr>
      </w:pPr>
      <w:ins w:id="66" w:author="Anoop Madhavan" w:date="2026-06-22T17:39:00Z" w16du:dateUtc="2026-06-22T21:39:00Z">
        <w:r w:rsidRPr="009B5C31">
          <w:rPr>
            <w:rFonts w:ascii="Times New Roman" w:eastAsia="Times New Roman" w:hAnsi="Times New Roman" w:cs="Times New Roman"/>
            <w:b/>
            <w:bCs/>
            <w:sz w:val="28"/>
            <w:szCs w:val="28"/>
          </w:rPr>
          <w:t>f)</w:t>
        </w:r>
        <w:r w:rsidRPr="009B5C31">
          <w:rPr>
            <w:rFonts w:ascii="Times New Roman" w:hAnsi="Times New Roman" w:cs="Times New Roman"/>
            <w:color w:val="000000"/>
            <w:sz w:val="28"/>
            <w:szCs w:val="28"/>
          </w:rPr>
          <w:t xml:space="preserve"> Direct that any record not voluntarily produced or specifically disclosed in the affidavit shall not later be received or relied upon without leave of Court; and that every subsequent production of an omitted or withheld record, after challenge, shall carry a separate adverse inference against the concerned Defendant.</w:t>
        </w:r>
      </w:ins>
    </w:p>
    <w:p w14:paraId="766DF9F6" w14:textId="78CD4B26" w:rsidR="00E43E9F" w:rsidRDefault="00E43E9F" w:rsidP="00E57CF5">
      <w:pPr>
        <w:spacing w:before="100" w:beforeAutospacing="1" w:after="100" w:afterAutospacing="1" w:line="360" w:lineRule="auto"/>
        <w:jc w:val="both"/>
        <w:outlineLvl w:val="2"/>
        <w:rPr>
          <w:ins w:id="67" w:author="Anoop Madhavan" w:date="2026-06-22T00:57:00Z" w16du:dateUtc="2026-06-22T04:57:00Z"/>
          <w:rFonts w:ascii="Times New Roman" w:eastAsia="Times New Roman" w:hAnsi="Times New Roman" w:cs="Times New Roman"/>
          <w:sz w:val="28"/>
          <w:szCs w:val="28"/>
        </w:rPr>
      </w:pPr>
      <w:ins w:id="68" w:author="Claude" w:date="2026-06-22T00:00:00Z">
        <w:r>
          <w:rPr>
            <w:rFonts w:ascii="Times New Roman" w:eastAsia="Times New Roman" w:hAnsi="Times New Roman" w:cs="Times New Roman"/>
            <w:b/>
            <w:bCs/>
            <w:sz w:val="28"/>
            <w:szCs w:val="28"/>
          </w:rPr>
          <w:t xml:space="preserve">g) </w:t>
        </w:r>
      </w:ins>
      <w:r>
        <w:rPr>
          <w:rFonts w:ascii="Times New Roman" w:eastAsia="Times New Roman" w:hAnsi="Times New Roman" w:cs="Times New Roman"/>
          <w:sz w:val="28"/>
          <w:szCs w:val="28"/>
        </w:rPr>
        <w:t>Direct expeditious disposal of I.A.No.5/2025 and all connected applications relating to discovery and production of documents, including I.A.No.6/2026, within such time frame as this Hon'ble Court may deem fit and proper.</w:t>
      </w:r>
    </w:p>
    <w:p w14:paraId="78B3F18A" w14:textId="59A6C2A4" w:rsidR="007234DF" w:rsidRDefault="007234DF" w:rsidP="00E57CF5">
      <w:pPr>
        <w:spacing w:before="100" w:beforeAutospacing="1" w:after="100" w:afterAutospacing="1" w:line="360" w:lineRule="auto"/>
        <w:jc w:val="both"/>
        <w:outlineLvl w:val="2"/>
        <w:rPr>
          <w:ins w:id="69" w:author="Anoop Madhavan" w:date="2026-06-22T22:19:00Z" w16du:dateUtc="2026-06-23T02:19:00Z"/>
          <w:rFonts w:ascii="Times New Roman" w:eastAsia="Times New Roman" w:hAnsi="Times New Roman" w:cs="Times New Roman"/>
          <w:b/>
          <w:bCs/>
          <w:sz w:val="28"/>
          <w:szCs w:val="28"/>
        </w:rPr>
      </w:pPr>
      <w:ins w:id="70" w:author="Anoop Madhavan" w:date="2026-06-22T22:19:00Z" w16du:dateUtc="2026-06-23T02:19:00Z">
        <w:r>
          <w:rPr>
            <w:rFonts w:ascii="Times New Roman" w:eastAsia="Times New Roman" w:hAnsi="Times New Roman" w:cs="Times New Roman"/>
            <w:sz w:val="28"/>
            <w:szCs w:val="28"/>
          </w:rPr>
          <w:t xml:space="preserve">h) </w:t>
        </w:r>
        <w:r w:rsidRPr="007234DF">
          <w:rPr>
            <w:rFonts w:ascii="Times New Roman" w:eastAsia="Times New Roman" w:hAnsi="Times New Roman" w:cs="Times New Roman"/>
            <w:sz w:val="28"/>
            <w:szCs w:val="28"/>
          </w:rPr>
          <w:t xml:space="preserve">Direct the </w:t>
        </w:r>
        <w:proofErr w:type="spellStart"/>
        <w:r w:rsidRPr="007234DF">
          <w:rPr>
            <w:rFonts w:ascii="Times New Roman" w:eastAsia="Times New Roman" w:hAnsi="Times New Roman" w:cs="Times New Roman"/>
            <w:sz w:val="28"/>
            <w:szCs w:val="28"/>
          </w:rPr>
          <w:t>Munsiff</w:t>
        </w:r>
        <w:proofErr w:type="spellEnd"/>
        <w:r w:rsidRPr="007234DF">
          <w:rPr>
            <w:rFonts w:ascii="Times New Roman" w:eastAsia="Times New Roman" w:hAnsi="Times New Roman" w:cs="Times New Roman"/>
            <w:sz w:val="28"/>
            <w:szCs w:val="28"/>
          </w:rPr>
          <w:t xml:space="preserve"> Court, Haripad to take up and dispose of I.A. No. 5/2026 pending in O.S. No. 214/2025 — by which the petitioner seeks, inter alia, to restrain the respondents from conducting events or activities upon the Trust property that admit non-trust participants to the premises — expeditiously and within such time as this Hon'ble Court may fix.</w:t>
        </w:r>
      </w:ins>
    </w:p>
    <w:p w14:paraId="551F1519" w14:textId="675D1322" w:rsidR="00E43E9F" w:rsidRPr="00E43E9F" w:rsidRDefault="00FF28BC" w:rsidP="00E57CF5">
      <w:pPr>
        <w:spacing w:before="100" w:beforeAutospacing="1" w:after="100" w:afterAutospacing="1" w:line="360" w:lineRule="auto"/>
        <w:jc w:val="both"/>
        <w:outlineLvl w:val="2"/>
        <w:rPr>
          <w:rFonts w:ascii="Times New Roman" w:eastAsia="Times New Roman" w:hAnsi="Times New Roman" w:cs="Times New Roman"/>
          <w:b/>
          <w:bCs/>
          <w:sz w:val="28"/>
          <w:szCs w:val="28"/>
        </w:rPr>
      </w:pPr>
      <w:proofErr w:type="spellStart"/>
      <w:ins w:id="71" w:author="Claude" w:date="2026-06-22T00:00:00Z">
        <w:r>
          <w:rPr>
            <w:rFonts w:ascii="Times New Roman" w:eastAsia="Times New Roman" w:hAnsi="Times New Roman" w:cs="Times New Roman"/>
            <w:b/>
            <w:bCs/>
            <w:sz w:val="28"/>
            <w:szCs w:val="28"/>
          </w:rPr>
          <w:lastRenderedPageBreak/>
          <w:t>i</w:t>
        </w:r>
      </w:ins>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Grant such other and further reliefs as this Hon'ble Court may deem fit and proper in the interests of justice.</w:t>
      </w:r>
    </w:p>
    <w:p w14:paraId="5BCC4C17" w14:textId="77777777" w:rsidR="00E43E9F" w:rsidRPr="00E43E9F" w:rsidRDefault="00E43E9F" w:rsidP="00E57CF5">
      <w:pPr>
        <w:spacing w:before="100" w:beforeAutospacing="1" w:after="100" w:afterAutospacing="1" w:line="36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Interim Relief</w:t>
      </w:r>
    </w:p>
    <w:p w14:paraId="4FC0FB73" w14:textId="5DD48A65" w:rsidR="00E57CF5" w:rsidRPr="003B3DF1" w:rsidRDefault="00E43E9F" w:rsidP="00E57CF5">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Pending disposal of this Original Petition, direct the respondents to preserve and not destroy, alter, suppress, transfer or otherwise deal with any minutes books, resolutions, accounts, bank records, lease documents, expenditure records, vouchers, invoices, correspondence, nomination records or any other documents relating to the affairs and administration of the 1st respondent Trust.</w:t>
      </w:r>
      <w:ins w:id="72" w:author="Anoop Madhavan" w:date="2026-06-21T23:18:00Z" w16du:dateUtc="2026-06-22T03:18:00Z">
        <w:r>
          <w:rPr>
            <w:rFonts w:ascii="Times New Roman" w:eastAsia="Times New Roman" w:hAnsi="Times New Roman" w:cs="Times New Roman"/>
            <w:sz w:val="28"/>
            <w:szCs w:val="28"/>
          </w:rPr>
          <w:t xml:space="preserve"> Further, direct the respondents to produce the originals of all documents referenced in their reply and application into the custody of the Munsiff Court.</w:t>
        </w:r>
      </w:ins>
    </w:p>
    <w:p w14:paraId="397B4883" w14:textId="54DCE074" w:rsidR="00E57CF5" w:rsidRDefault="00E57CF5" w:rsidP="00E57CF5">
      <w:pPr>
        <w:tabs>
          <w:tab w:val="left" w:pos="360"/>
          <w:tab w:val="left" w:pos="1080"/>
          <w:tab w:val="left" w:pos="1980"/>
        </w:tabs>
        <w:spacing w:line="36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Dated this the  22</w:t>
      </w:r>
      <w:r>
        <w:rPr>
          <w:rFonts w:ascii="Times New Roman" w:hAnsi="Times New Roman" w:cs="Times New Roman"/>
          <w:sz w:val="28"/>
          <w:szCs w:val="28"/>
          <w:vertAlign w:val="superscript"/>
        </w:rPr>
        <w:t>nd</w:t>
      </w:r>
      <w:r>
        <w:rPr>
          <w:rFonts w:ascii="Times New Roman" w:hAnsi="Times New Roman" w:cs="Times New Roman"/>
          <w:sz w:val="28"/>
          <w:szCs w:val="28"/>
        </w:rPr>
        <w:t xml:space="preserve">  day of June 2026</w:t>
      </w:r>
    </w:p>
    <w:p w14:paraId="2775953F" w14:textId="77777777" w:rsidR="00E57CF5" w:rsidRPr="003B3DF1" w:rsidRDefault="00E57CF5" w:rsidP="00FF28BC">
      <w:pPr>
        <w:tabs>
          <w:tab w:val="left" w:pos="360"/>
          <w:tab w:val="left" w:pos="1080"/>
          <w:tab w:val="left" w:pos="1980"/>
        </w:tabs>
        <w:spacing w:line="360" w:lineRule="auto"/>
        <w:jc w:val="both"/>
        <w:rPr>
          <w:rFonts w:ascii="Times New Roman" w:hAnsi="Times New Roman" w:cs="Times New Roman"/>
          <w:sz w:val="28"/>
          <w:szCs w:val="28"/>
        </w:rPr>
      </w:pPr>
    </w:p>
    <w:p w14:paraId="64EB4D3A" w14:textId="77777777" w:rsidR="00E57CF5" w:rsidRPr="003B3DF1" w:rsidRDefault="00E57CF5" w:rsidP="00E57CF5">
      <w:pPr>
        <w:tabs>
          <w:tab w:val="left" w:pos="360"/>
          <w:tab w:val="left" w:pos="1080"/>
          <w:tab w:val="left" w:pos="1980"/>
        </w:tabs>
        <w:spacing w:line="360" w:lineRule="auto"/>
        <w:ind w:left="1080"/>
        <w:jc w:val="both"/>
        <w:rPr>
          <w:rFonts w:ascii="Times New Roman" w:hAnsi="Times New Roman" w:cs="Times New Roman"/>
          <w:sz w:val="28"/>
          <w:szCs w:val="28"/>
        </w:rPr>
      </w:pPr>
      <w:r>
        <w:rPr>
          <w:rFonts w:ascii="Times New Roman" w:eastAsia="Times New Roman" w:hAnsi="Times New Roman" w:cs="Times New Roman"/>
          <w:bCs/>
          <w:sz w:val="28"/>
          <w:szCs w:val="28"/>
        </w:rPr>
        <w:t>A.G. Kishore                                      Adv.Unnikrishnan V.Alapatt</w:t>
      </w:r>
    </w:p>
    <w:p w14:paraId="7EC693C1" w14:textId="4A2207C7" w:rsidR="00264377" w:rsidRPr="00A76B90" w:rsidRDefault="00E57CF5" w:rsidP="00A76B90">
      <w:pPr>
        <w:tabs>
          <w:tab w:val="left" w:pos="360"/>
          <w:tab w:val="left" w:pos="1080"/>
          <w:tab w:val="left" w:pos="1980"/>
        </w:tabs>
        <w:spacing w:line="36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Petitioner.</w:t>
      </w:r>
      <w:r>
        <w:rPr>
          <w:rFonts w:ascii="Times New Roman" w:hAnsi="Times New Roman" w:cs="Times New Roman"/>
          <w:sz w:val="28"/>
          <w:szCs w:val="28"/>
        </w:rPr>
        <w:tab/>
      </w:r>
      <w:r>
        <w:rPr>
          <w:rFonts w:ascii="Times New Roman" w:hAnsi="Times New Roman" w:cs="Times New Roman"/>
          <w:sz w:val="28"/>
          <w:szCs w:val="28"/>
        </w:rPr>
        <w:tab/>
        <w:t xml:space="preserve">                        Counsel for the petitioner.</w:t>
      </w:r>
    </w:p>
    <w:p w14:paraId="7884CBE7" w14:textId="77777777" w:rsidR="00264377" w:rsidRPr="00E43E9F" w:rsidRDefault="00264377" w:rsidP="00E43E9F">
      <w:pPr>
        <w:spacing w:line="360" w:lineRule="auto"/>
        <w:jc w:val="both"/>
        <w:rPr>
          <w:sz w:val="28"/>
          <w:szCs w:val="28"/>
        </w:rPr>
      </w:pPr>
    </w:p>
    <w:sectPr w:rsidR="00264377" w:rsidRPr="00E43E9F" w:rsidSect="006206B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DB5"/>
    <w:multiLevelType w:val="multilevel"/>
    <w:tmpl w:val="C99AD5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14E84"/>
    <w:multiLevelType w:val="multilevel"/>
    <w:tmpl w:val="A5AE9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E3F74"/>
    <w:multiLevelType w:val="hybridMultilevel"/>
    <w:tmpl w:val="0798C6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1F55FB"/>
    <w:multiLevelType w:val="multilevel"/>
    <w:tmpl w:val="7F1837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05470"/>
    <w:multiLevelType w:val="multilevel"/>
    <w:tmpl w:val="13F8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E7E3D"/>
    <w:multiLevelType w:val="multilevel"/>
    <w:tmpl w:val="95DCAB04"/>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57632C4A"/>
    <w:multiLevelType w:val="multilevel"/>
    <w:tmpl w:val="80524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5746CF"/>
    <w:multiLevelType w:val="multilevel"/>
    <w:tmpl w:val="671AB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05674C"/>
    <w:multiLevelType w:val="multilevel"/>
    <w:tmpl w:val="51DE3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954120">
    <w:abstractNumId w:val="4"/>
  </w:num>
  <w:num w:numId="2" w16cid:durableId="1091511001">
    <w:abstractNumId w:val="1"/>
  </w:num>
  <w:num w:numId="3" w16cid:durableId="308830519">
    <w:abstractNumId w:val="6"/>
  </w:num>
  <w:num w:numId="4" w16cid:durableId="1581601839">
    <w:abstractNumId w:val="8"/>
  </w:num>
  <w:num w:numId="5" w16cid:durableId="2009287644">
    <w:abstractNumId w:val="7"/>
  </w:num>
  <w:num w:numId="6" w16cid:durableId="1036197659">
    <w:abstractNumId w:val="0"/>
  </w:num>
  <w:num w:numId="7" w16cid:durableId="1036007049">
    <w:abstractNumId w:val="3"/>
  </w:num>
  <w:num w:numId="8" w16cid:durableId="1547176260">
    <w:abstractNumId w:val="2"/>
  </w:num>
  <w:num w:numId="9" w16cid:durableId="14617981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oop Madhavan">
    <w15:presenceInfo w15:providerId="AD" w15:userId="S::anoop.madhavan@samtek.io::8711b6c0-0efd-498c-8d16-411fd1559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EE"/>
    <w:rsid w:val="001A2246"/>
    <w:rsid w:val="001D7ABB"/>
    <w:rsid w:val="0024219D"/>
    <w:rsid w:val="00264377"/>
    <w:rsid w:val="00275072"/>
    <w:rsid w:val="003361AD"/>
    <w:rsid w:val="003E1988"/>
    <w:rsid w:val="00444A0A"/>
    <w:rsid w:val="004B6D8F"/>
    <w:rsid w:val="00583BEE"/>
    <w:rsid w:val="005A5DBC"/>
    <w:rsid w:val="006206B9"/>
    <w:rsid w:val="0064503E"/>
    <w:rsid w:val="007234DF"/>
    <w:rsid w:val="0079661F"/>
    <w:rsid w:val="00921766"/>
    <w:rsid w:val="009B5C31"/>
    <w:rsid w:val="009C1299"/>
    <w:rsid w:val="00A05C4D"/>
    <w:rsid w:val="00A110AD"/>
    <w:rsid w:val="00A76B90"/>
    <w:rsid w:val="00A87996"/>
    <w:rsid w:val="00D27A3E"/>
    <w:rsid w:val="00DB0B43"/>
    <w:rsid w:val="00E43E9F"/>
    <w:rsid w:val="00E57CF5"/>
    <w:rsid w:val="00F1143F"/>
    <w:rsid w:val="00FA3DB4"/>
    <w:rsid w:val="00FF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640A"/>
  <w15:chartTrackingRefBased/>
  <w15:docId w15:val="{8DC1114C-D516-43D9-81BE-D0652919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3E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43E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E43E9F"/>
    <w:pPr>
      <w:tabs>
        <w:tab w:val="left" w:pos="900"/>
        <w:tab w:val="left" w:pos="1260"/>
      </w:tabs>
      <w:spacing w:after="0" w:line="36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3E9F"/>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E43E9F"/>
    <w:pPr>
      <w:spacing w:after="120"/>
    </w:pPr>
  </w:style>
  <w:style w:type="character" w:customStyle="1" w:styleId="BodyTextChar">
    <w:name w:val="Body Text Char"/>
    <w:basedOn w:val="DefaultParagraphFont"/>
    <w:link w:val="BodyText"/>
    <w:uiPriority w:val="99"/>
    <w:semiHidden/>
    <w:rsid w:val="00E43E9F"/>
  </w:style>
  <w:style w:type="character" w:customStyle="1" w:styleId="Heading1Char">
    <w:name w:val="Heading 1 Char"/>
    <w:basedOn w:val="DefaultParagraphFont"/>
    <w:link w:val="Heading1"/>
    <w:uiPriority w:val="9"/>
    <w:rsid w:val="00E43E9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43E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3E9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43E9F"/>
    <w:pPr>
      <w:ind w:left="720"/>
      <w:contextualSpacing/>
    </w:pPr>
  </w:style>
  <w:style w:type="paragraph" w:styleId="Revision">
    <w:name w:val="Revision"/>
    <w:hidden/>
    <w:uiPriority w:val="99"/>
    <w:semiHidden/>
    <w:rsid w:val="005A5DBC"/>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57010">
      <w:bodyDiv w:val="1"/>
      <w:marLeft w:val="0"/>
      <w:marRight w:val="0"/>
      <w:marTop w:val="0"/>
      <w:marBottom w:val="0"/>
      <w:divBdr>
        <w:top w:val="none" w:sz="0" w:space="0" w:color="auto"/>
        <w:left w:val="none" w:sz="0" w:space="0" w:color="auto"/>
        <w:bottom w:val="none" w:sz="0" w:space="0" w:color="auto"/>
        <w:right w:val="none" w:sz="0" w:space="0" w:color="auto"/>
      </w:divBdr>
    </w:div>
    <w:div w:id="171418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0937F-A488-8945-A3E8-A93325BAC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3565</Words>
  <Characters>20321</Characters>
  <Application>Microsoft Office Word</Application>
  <DocSecurity>0</DocSecurity>
  <Lines>635</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c:creator>
  <cp:keywords/>
  <dc:description/>
  <cp:lastModifiedBy>Anoop Madhavan</cp:lastModifiedBy>
  <cp:revision>3</cp:revision>
  <dcterms:created xsi:type="dcterms:W3CDTF">2026-06-22T21:46:00Z</dcterms:created>
  <dcterms:modified xsi:type="dcterms:W3CDTF">2026-06-23T02:19:00Z</dcterms:modified>
</cp:coreProperties>
</file>